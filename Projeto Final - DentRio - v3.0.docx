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diagrams/quickStyle1.xml" ContentType="application/vnd.openxmlformats-officedocument.drawingml.diagramStyle+xml"/>
  <Default Extension="png" ContentType="image/png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comments.xml" ContentType="application/vnd.openxmlformats-officedocument.wordprocessingml.comments+xml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1F9A" w:rsidRDefault="009E23DD" w:rsidP="00AC1F9A">
      <w:pPr>
        <w:spacing w:before="300" w:after="300" w:line="240" w:lineRule="auto"/>
        <w:jc w:val="both"/>
        <w:rPr>
          <w:sz w:val="36"/>
          <w:szCs w:val="36"/>
        </w:rPr>
      </w:pPr>
      <w:r w:rsidRPr="009E23DD">
        <w:rPr>
          <w:sz w:val="36"/>
          <w:szCs w:val="36"/>
        </w:rPr>
        <w:t>Sumário</w:t>
      </w:r>
    </w:p>
    <w:sdt>
      <w:sdtPr>
        <w:id w:val="12349722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E23DD" w:rsidRDefault="009E23DD" w:rsidP="00AC1F9A">
          <w:pPr>
            <w:spacing w:before="300" w:after="300" w:line="240" w:lineRule="auto"/>
            <w:jc w:val="both"/>
          </w:pPr>
        </w:p>
        <w:p w:rsidR="002410B8" w:rsidRDefault="00F1183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 w:rsidR="00D11FCA">
            <w:instrText xml:space="preserve"> TOC \o "1-5" \h \z \u </w:instrText>
          </w:r>
          <w:r>
            <w:fldChar w:fldCharType="separate"/>
          </w:r>
          <w:hyperlink w:anchor="_Toc398026495" w:history="1">
            <w:r w:rsidR="002410B8" w:rsidRPr="00FC5CA5">
              <w:rPr>
                <w:rStyle w:val="Hyperlink"/>
                <w:noProof/>
              </w:rPr>
              <w:t>1</w:t>
            </w:r>
            <w:r w:rsidR="002410B8">
              <w:rPr>
                <w:rFonts w:eastAsiaTheme="minorEastAsia"/>
                <w:noProof/>
                <w:lang w:eastAsia="pt-BR"/>
              </w:rPr>
              <w:tab/>
            </w:r>
            <w:r w:rsidR="002410B8" w:rsidRPr="00FC5CA5">
              <w:rPr>
                <w:rStyle w:val="Hyperlink"/>
                <w:noProof/>
              </w:rPr>
              <w:t>Introdução</w:t>
            </w:r>
            <w:r w:rsidR="002410B8">
              <w:rPr>
                <w:noProof/>
                <w:webHidden/>
              </w:rPr>
              <w:tab/>
            </w:r>
            <w:r w:rsidR="002410B8">
              <w:rPr>
                <w:noProof/>
                <w:webHidden/>
              </w:rPr>
              <w:fldChar w:fldCharType="begin"/>
            </w:r>
            <w:r w:rsidR="002410B8">
              <w:rPr>
                <w:noProof/>
                <w:webHidden/>
              </w:rPr>
              <w:instrText xml:space="preserve"> PAGEREF _Toc398026495 \h </w:instrText>
            </w:r>
            <w:r w:rsidR="002410B8">
              <w:rPr>
                <w:noProof/>
                <w:webHidden/>
              </w:rPr>
            </w:r>
            <w:r w:rsidR="002410B8">
              <w:rPr>
                <w:noProof/>
                <w:webHidden/>
              </w:rPr>
              <w:fldChar w:fldCharType="separate"/>
            </w:r>
            <w:r w:rsidR="002410B8">
              <w:rPr>
                <w:noProof/>
                <w:webHidden/>
              </w:rPr>
              <w:t>4</w:t>
            </w:r>
            <w:r w:rsidR="002410B8"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496" w:history="1">
            <w:r w:rsidRPr="00FC5CA5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Apresentação da Instituição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497" w:history="1">
            <w:r w:rsidRPr="00FC5CA5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  <w:shd w:val="clear" w:color="auto" w:fill="FFFFFF"/>
              </w:rPr>
              <w:t>Motivação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498" w:history="1">
            <w:r w:rsidRPr="00FC5CA5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Objetivos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499" w:history="1">
            <w:r w:rsidRPr="00FC5CA5">
              <w:rPr>
                <w:rStyle w:val="Hyperlink"/>
                <w:noProof/>
              </w:rPr>
              <w:t>1.4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Estrutura do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00" w:history="1">
            <w:r w:rsidRPr="00FC5CA5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Modelagem do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01" w:history="1">
            <w:r w:rsidRPr="00FC5CA5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Características da Instituição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02" w:history="1">
            <w:r w:rsidRPr="00FC5CA5">
              <w:rPr>
                <w:rStyle w:val="Hyperlink"/>
                <w:noProof/>
              </w:rPr>
              <w:t>2.1.1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Características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03" w:history="1">
            <w:r w:rsidRPr="00FC5CA5">
              <w:rPr>
                <w:rStyle w:val="Hyperlink"/>
                <w:noProof/>
              </w:rPr>
              <w:t>2.1.2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Estrutura Físico-Funcional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04" w:history="1">
            <w:r w:rsidRPr="00FC5CA5">
              <w:rPr>
                <w:rStyle w:val="Hyperlink"/>
                <w:noProof/>
              </w:rPr>
              <w:t>2.1.3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Estrutura Organizacional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05" w:history="1">
            <w:r w:rsidRPr="00FC5CA5">
              <w:rPr>
                <w:rStyle w:val="Hyperlink"/>
                <w:rFonts w:eastAsia="Times New Roman"/>
                <w:noProof/>
                <w:lang w:eastAsia="pt-BR"/>
              </w:rPr>
              <w:t>2.1.4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rFonts w:eastAsia="Times New Roman"/>
                <w:noProof/>
                <w:shd w:val="clear" w:color="auto" w:fill="FFFFFF"/>
                <w:lang w:eastAsia="pt-BR"/>
              </w:rPr>
              <w:t>Recursos de Informática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06" w:history="1">
            <w:r w:rsidRPr="00FC5CA5">
              <w:rPr>
                <w:rStyle w:val="Hyperlink"/>
                <w:rFonts w:eastAsia="Times New Roman"/>
                <w:noProof/>
                <w:lang w:eastAsia="pt-BR"/>
              </w:rPr>
              <w:t>2.1.5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rFonts w:eastAsia="Times New Roman"/>
                <w:noProof/>
                <w:shd w:val="clear" w:color="auto" w:fill="FFFFFF"/>
                <w:lang w:eastAsia="pt-BR"/>
              </w:rPr>
              <w:t>Expectativa do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07" w:history="1">
            <w:r w:rsidRPr="00FC5CA5">
              <w:rPr>
                <w:rStyle w:val="Hyperlink"/>
                <w:rFonts w:eastAsia="Times New Roman"/>
                <w:noProof/>
                <w:lang w:eastAsia="pt-BR"/>
              </w:rPr>
              <w:t>2.1.6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rFonts w:eastAsia="Times New Roman"/>
                <w:noProof/>
                <w:lang w:eastAsia="pt-BR"/>
              </w:rPr>
              <w:t>Processo Atual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09" w:history="1">
            <w:r w:rsidRPr="00FC5CA5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Processos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10" w:history="1">
            <w:r w:rsidRPr="00FC5CA5">
              <w:rPr>
                <w:rStyle w:val="Hyperlink"/>
                <w:noProof/>
              </w:rPr>
              <w:t>2.2.1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Diagrama de Casos de Uso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11" w:history="1">
            <w:r w:rsidRPr="00FC5CA5">
              <w:rPr>
                <w:rStyle w:val="Hyperlink"/>
                <w:noProof/>
                <w:highlight w:val="green"/>
              </w:rPr>
              <w:t>2.2.2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  <w:highlight w:val="green"/>
              </w:rPr>
              <w:t>Descrição dos Casos de Uso de Negócio e Diagramas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12" w:history="1">
            <w:r w:rsidRPr="00FC5CA5">
              <w:rPr>
                <w:rStyle w:val="Hyperlink"/>
                <w:noProof/>
              </w:rPr>
              <w:t>2.2.2.1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BUC01 – Abrir Ficha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13" w:history="1">
            <w:r w:rsidRPr="00FC5CA5">
              <w:rPr>
                <w:rStyle w:val="Hyperlink"/>
                <w:noProof/>
              </w:rPr>
              <w:t>2.2.2.2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  <w:highlight w:val="yellow"/>
              </w:rPr>
              <w:t>BUC02 – Registrar Paciente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14" w:history="1">
            <w:r w:rsidRPr="00FC5CA5">
              <w:rPr>
                <w:rStyle w:val="Hyperlink"/>
                <w:noProof/>
              </w:rPr>
              <w:t>2.2.2.3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BUC03 – Realizar Orçamento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15" w:history="1">
            <w:r w:rsidRPr="00FC5CA5">
              <w:rPr>
                <w:rStyle w:val="Hyperlink"/>
                <w:noProof/>
              </w:rPr>
              <w:t>2.2.2.4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BUC04 – Agendar Consulta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16" w:history="1">
            <w:r w:rsidRPr="00FC5CA5">
              <w:rPr>
                <w:rStyle w:val="Hyperlink"/>
                <w:noProof/>
              </w:rPr>
              <w:t>2.2.2.5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BUC05 - Cancelar Consulta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17" w:history="1">
            <w:r w:rsidRPr="00FC5CA5">
              <w:rPr>
                <w:rStyle w:val="Hyperlink"/>
                <w:noProof/>
              </w:rPr>
              <w:t>2.2.2.6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BUC06 – Realizar Procedimento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18" w:history="1">
            <w:r w:rsidRPr="00FC5CA5">
              <w:rPr>
                <w:rStyle w:val="Hyperlink"/>
                <w:noProof/>
              </w:rPr>
              <w:t>2.2.2.7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BUC07 – Registrar Alta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19" w:history="1">
            <w:r w:rsidRPr="00FC5CA5">
              <w:rPr>
                <w:rStyle w:val="Hyperlink"/>
                <w:noProof/>
              </w:rPr>
              <w:t>2.2.2.8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BUC08 - Registrar Procedimento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20" w:history="1">
            <w:r w:rsidRPr="00FC5CA5">
              <w:rPr>
                <w:rStyle w:val="Hyperlink"/>
                <w:noProof/>
              </w:rPr>
              <w:t>2.2.2.9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BUC09 – Realizar Pagamento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21" w:history="1">
            <w:r w:rsidRPr="00FC5CA5">
              <w:rPr>
                <w:rStyle w:val="Hyperlink"/>
                <w:noProof/>
              </w:rPr>
              <w:t>2.2.2.10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BUC10- Registrar Pagamento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22" w:history="1">
            <w:r w:rsidRPr="00FC5CA5">
              <w:rPr>
                <w:rStyle w:val="Hyperlink"/>
                <w:noProof/>
              </w:rPr>
              <w:t>2.2.2.11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BUC11 – Encaminhar Paciente para o Ortodontista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23" w:history="1">
            <w:r w:rsidRPr="00FC5CA5">
              <w:rPr>
                <w:rStyle w:val="Hyperlink"/>
                <w:noProof/>
              </w:rPr>
              <w:t>2.2.2.12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BUC12 – Fechar Caixa do 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24" w:history="1">
            <w:r w:rsidRPr="00FC5CA5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Problemas Identificados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25" w:history="1">
            <w:r w:rsidRPr="00FC5CA5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Necessidades Detectadas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26" w:history="1">
            <w:r w:rsidRPr="00FC5CA5">
              <w:rPr>
                <w:rStyle w:val="Hyperlink"/>
                <w:noProof/>
              </w:rPr>
              <w:t>2.5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Regras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27" w:history="1">
            <w:r w:rsidRPr="00FC5CA5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28" w:history="1">
            <w:r w:rsidRPr="00FC5CA5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29" w:history="1">
            <w:r w:rsidRPr="00FC5CA5">
              <w:rPr>
                <w:rStyle w:val="Hyperlink"/>
                <w:noProof/>
              </w:rPr>
              <w:t>3.1.1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Relação dos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30" w:history="1">
            <w:r w:rsidRPr="00FC5CA5">
              <w:rPr>
                <w:rStyle w:val="Hyperlink"/>
                <w:noProof/>
              </w:rPr>
              <w:t>3.1.2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Mapeamento Necessidades x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31" w:history="1">
            <w:r w:rsidRPr="00FC5CA5">
              <w:rPr>
                <w:rStyle w:val="Hyperlink"/>
                <w:noProof/>
              </w:rPr>
              <w:t>3.1.3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Diagrama de Casos de Uso de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32" w:history="1">
            <w:r w:rsidRPr="00FC5CA5">
              <w:rPr>
                <w:rStyle w:val="Hyperlink"/>
                <w:noProof/>
              </w:rPr>
              <w:t>3.1.4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Responsabilidade dos Atores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33" w:history="1">
            <w:r w:rsidRPr="00FC5CA5">
              <w:rPr>
                <w:rStyle w:val="Hyperlink"/>
                <w:noProof/>
              </w:rPr>
              <w:t>3.1.5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Descrição dos Casos de Uso de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34" w:history="1">
            <w:r w:rsidRPr="00FC5CA5">
              <w:rPr>
                <w:rStyle w:val="Hyperlink"/>
                <w:noProof/>
              </w:rPr>
              <w:t>3.1.5.1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UCS01 – Manter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35" w:history="1">
            <w:r w:rsidRPr="00FC5CA5">
              <w:rPr>
                <w:rStyle w:val="Hyperlink"/>
                <w:noProof/>
              </w:rPr>
              <w:t>3.1.5.2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UCS02 – Manter Procedimento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36" w:history="1">
            <w:r w:rsidRPr="00FC5CA5">
              <w:rPr>
                <w:rStyle w:val="Hyperlink"/>
                <w:noProof/>
              </w:rPr>
              <w:t>3.1.5.3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UCS03 – Manter Unidade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37" w:history="1">
            <w:r w:rsidRPr="00FC5CA5">
              <w:rPr>
                <w:rStyle w:val="Hyperlink"/>
                <w:noProof/>
              </w:rPr>
              <w:t>3.1.5.4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UCS04 – Abrir Ficha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38" w:history="1">
            <w:r w:rsidRPr="00FC5CA5">
              <w:rPr>
                <w:rStyle w:val="Hyperlink"/>
                <w:noProof/>
              </w:rPr>
              <w:t>3.1.5.5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UCS05 – Registrar Paciente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39" w:history="1">
            <w:r w:rsidRPr="00FC5CA5">
              <w:rPr>
                <w:rStyle w:val="Hyperlink"/>
                <w:rFonts w:eastAsia="Times New Roman"/>
                <w:noProof/>
                <w:lang w:eastAsia="pt-BR"/>
              </w:rPr>
              <w:t>3.1.5.6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rFonts w:eastAsia="Times New Roman"/>
                <w:noProof/>
                <w:lang w:eastAsia="pt-BR"/>
              </w:rPr>
              <w:t>UCS06 – Consultar Ficha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40" w:history="1">
            <w:r w:rsidRPr="00FC5CA5">
              <w:rPr>
                <w:rStyle w:val="Hyperlink"/>
                <w:noProof/>
              </w:rPr>
              <w:t>3.1.5.7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UCS07 – Agendar Consulta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41" w:history="1">
            <w:r w:rsidRPr="00FC5CA5">
              <w:rPr>
                <w:rStyle w:val="Hyperlink"/>
                <w:noProof/>
              </w:rPr>
              <w:t>3.1.5.8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UCS08 – Realizar Orçamento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42" w:history="1">
            <w:r w:rsidRPr="00FC5CA5">
              <w:rPr>
                <w:rStyle w:val="Hyperlink"/>
                <w:noProof/>
              </w:rPr>
              <w:t>3.1.5.9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UCS09 – Cancelar Consulta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43" w:history="1">
            <w:r w:rsidRPr="00FC5CA5">
              <w:rPr>
                <w:rStyle w:val="Hyperlink"/>
                <w:noProof/>
              </w:rPr>
              <w:t>3.1.5.10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UCS10 – Alterar Dentista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44" w:history="1">
            <w:r w:rsidRPr="00FC5CA5">
              <w:rPr>
                <w:rStyle w:val="Hyperlink"/>
                <w:noProof/>
              </w:rPr>
              <w:t>3.1.5.11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UCS11 – Registrar Pagamento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45" w:history="1">
            <w:r w:rsidRPr="00FC5CA5">
              <w:rPr>
                <w:rStyle w:val="Hyperlink"/>
                <w:noProof/>
              </w:rPr>
              <w:t>3.1.5.12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UCS12 – Modificar Pagamento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46" w:history="1">
            <w:r w:rsidRPr="00FC5CA5">
              <w:rPr>
                <w:rStyle w:val="Hyperlink"/>
                <w:noProof/>
              </w:rPr>
              <w:t>3.1.5.13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UCS13 – Cadastrar Despesas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47" w:history="1">
            <w:r w:rsidRPr="00FC5CA5">
              <w:rPr>
                <w:rStyle w:val="Hyperlink"/>
                <w:noProof/>
              </w:rPr>
              <w:t>3.1.5.14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UCS14 – Fechar Caixa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48" w:history="1">
            <w:r w:rsidRPr="00FC5CA5">
              <w:rPr>
                <w:rStyle w:val="Hyperlink"/>
                <w:noProof/>
              </w:rPr>
              <w:t>3.1.5.15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UCS15 – Gerar Relatório Receita Bruta e Líquida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49" w:history="1">
            <w:r w:rsidRPr="00FC5CA5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Mapeamento Regras de Negócios x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50" w:history="1">
            <w:r w:rsidRPr="00FC5CA5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Requisitos Não-Funcionais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51" w:history="1">
            <w:r w:rsidRPr="00FC5CA5">
              <w:rPr>
                <w:rStyle w:val="Hyperlink"/>
                <w:noProof/>
              </w:rPr>
              <w:t>3.3.1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Usabilidade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52" w:history="1">
            <w:r w:rsidRPr="00FC5CA5">
              <w:rPr>
                <w:rStyle w:val="Hyperlink"/>
                <w:noProof/>
              </w:rPr>
              <w:t>3.3.2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Restrições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53" w:history="1">
            <w:r w:rsidRPr="00FC5CA5">
              <w:rPr>
                <w:rStyle w:val="Hyperlink"/>
                <w:noProof/>
              </w:rPr>
              <w:t>3.3.3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Confiabilidade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54" w:history="1">
            <w:r w:rsidRPr="00FC5CA5">
              <w:rPr>
                <w:rStyle w:val="Hyperlink"/>
                <w:rFonts w:eastAsia="Times New Roman"/>
                <w:noProof/>
                <w:lang w:eastAsia="pt-BR"/>
              </w:rPr>
              <w:t>3.3.4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rFonts w:eastAsia="Times New Roman"/>
                <w:noProof/>
                <w:lang w:eastAsia="pt-BR"/>
              </w:rPr>
              <w:t>Desempenho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55" w:history="1">
            <w:r w:rsidRPr="00FC5CA5">
              <w:rPr>
                <w:rStyle w:val="Hyperlink"/>
                <w:noProof/>
              </w:rPr>
              <w:t>3.3.5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Segurança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0B8" w:rsidRDefault="002410B8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8026556" w:history="1">
            <w:r w:rsidRPr="00FC5CA5">
              <w:rPr>
                <w:rStyle w:val="Hyperlink"/>
                <w:noProof/>
              </w:rPr>
              <w:t>3.3.6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5CA5">
              <w:rPr>
                <w:rStyle w:val="Hyperlink"/>
                <w:noProof/>
              </w:rPr>
              <w:t>Suporte e Manutenabilidade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_Toc398026556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23DD" w:rsidRDefault="00F11830" w:rsidP="00AC1F9A">
          <w:pPr>
            <w:spacing w:before="300" w:after="300" w:line="240" w:lineRule="auto"/>
            <w:jc w:val="both"/>
            <w:rPr>
              <w:b/>
              <w:bCs/>
              <w:noProof/>
            </w:rPr>
          </w:pPr>
          <w:r>
            <w:fldChar w:fldCharType="end"/>
          </w:r>
        </w:p>
      </w:sdtContent>
    </w:sdt>
    <w:p w:rsidR="002410B8" w:rsidRDefault="00F11830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r>
        <w:rPr>
          <w:b/>
          <w:bCs/>
          <w:noProof/>
        </w:rPr>
        <w:fldChar w:fldCharType="begin"/>
      </w:r>
      <w:r w:rsidR="00D11FCA">
        <w:rPr>
          <w:b/>
          <w:bCs/>
          <w:noProof/>
        </w:rPr>
        <w:instrText xml:space="preserve"> TOC \h \z \c "Figura" </w:instrText>
      </w:r>
      <w:r>
        <w:rPr>
          <w:b/>
          <w:bCs/>
          <w:noProof/>
        </w:rPr>
        <w:fldChar w:fldCharType="separate"/>
      </w:r>
      <w:hyperlink r:id="rId8" w:anchor="_Toc398026557" w:history="1">
        <w:r w:rsidR="002410B8" w:rsidRPr="00C91E9C">
          <w:rPr>
            <w:rStyle w:val="Hyperlink"/>
            <w:noProof/>
          </w:rPr>
          <w:t>Figura 1 - Organograma da Empresa</w:t>
        </w:r>
        <w:r w:rsidR="002410B8">
          <w:rPr>
            <w:noProof/>
            <w:webHidden/>
          </w:rPr>
          <w:tab/>
        </w:r>
        <w:r w:rsidR="002410B8">
          <w:rPr>
            <w:noProof/>
            <w:webHidden/>
          </w:rPr>
          <w:fldChar w:fldCharType="begin"/>
        </w:r>
        <w:r w:rsidR="002410B8">
          <w:rPr>
            <w:noProof/>
            <w:webHidden/>
          </w:rPr>
          <w:instrText xml:space="preserve"> PAGEREF _Toc398026557 \h </w:instrText>
        </w:r>
        <w:r w:rsidR="002410B8">
          <w:rPr>
            <w:noProof/>
            <w:webHidden/>
          </w:rPr>
        </w:r>
        <w:r w:rsidR="002410B8">
          <w:rPr>
            <w:noProof/>
            <w:webHidden/>
          </w:rPr>
          <w:fldChar w:fldCharType="separate"/>
        </w:r>
        <w:r w:rsidR="002410B8">
          <w:rPr>
            <w:noProof/>
            <w:webHidden/>
          </w:rPr>
          <w:t>7</w:t>
        </w:r>
        <w:r w:rsidR="002410B8">
          <w:rPr>
            <w:noProof/>
            <w:webHidden/>
          </w:rPr>
          <w:fldChar w:fldCharType="end"/>
        </w:r>
      </w:hyperlink>
    </w:p>
    <w:p w:rsidR="002410B8" w:rsidRDefault="002410B8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8026558" w:history="1">
        <w:r w:rsidRPr="00C91E9C">
          <w:rPr>
            <w:rStyle w:val="Hyperlink"/>
            <w:noProof/>
          </w:rPr>
          <w:t>Figura 3 - Diagrama de Atividades 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_Toc398026558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410B8" w:rsidRDefault="002410B8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8026559" w:history="1">
        <w:r w:rsidRPr="00C91E9C">
          <w:rPr>
            <w:rStyle w:val="Hyperlink"/>
            <w:noProof/>
          </w:rPr>
          <w:t>Figura 4 – Diagrama de Atividades – Realizar Pagamento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_Toc398026559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410B8" w:rsidRDefault="002410B8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8026560" w:history="1">
        <w:r w:rsidRPr="00C91E9C">
          <w:rPr>
            <w:rStyle w:val="Hyperlink"/>
            <w:noProof/>
          </w:rPr>
          <w:t>Figura 5 – Diagrama de Atividades – Registrar Pagamento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_Toc398026560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410B8" w:rsidRDefault="002410B8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8026561" w:history="1">
        <w:r w:rsidRPr="00C91E9C">
          <w:rPr>
            <w:rStyle w:val="Hyperlink"/>
            <w:noProof/>
          </w:rPr>
          <w:t>Figura 6 – Diagrama de Casos de Uso de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_Toc398026561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410B8" w:rsidRDefault="00F11830" w:rsidP="00D11FCA">
      <w:pPr>
        <w:spacing w:before="300" w:after="300" w:line="240" w:lineRule="auto"/>
        <w:jc w:val="both"/>
        <w:rPr>
          <w:noProof/>
        </w:rPr>
      </w:pPr>
      <w:r>
        <w:rPr>
          <w:b/>
          <w:bCs/>
          <w:noProof/>
        </w:rPr>
        <w:lastRenderedPageBreak/>
        <w:fldChar w:fldCharType="end"/>
      </w:r>
      <w:r>
        <w:rPr>
          <w:b/>
          <w:bCs/>
          <w:noProof/>
        </w:rPr>
        <w:fldChar w:fldCharType="begin"/>
      </w:r>
      <w:r w:rsidR="00D11FCA">
        <w:rPr>
          <w:b/>
          <w:bCs/>
          <w:noProof/>
        </w:rPr>
        <w:instrText xml:space="preserve"> TOC \h \z \c "Tabela" </w:instrText>
      </w:r>
      <w:r>
        <w:rPr>
          <w:b/>
          <w:bCs/>
          <w:noProof/>
        </w:rPr>
        <w:fldChar w:fldCharType="separate"/>
      </w:r>
    </w:p>
    <w:p w:rsidR="002410B8" w:rsidRDefault="002410B8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8026562" w:history="1">
        <w:r w:rsidRPr="00F57039">
          <w:rPr>
            <w:rStyle w:val="Hyperlink"/>
            <w:noProof/>
          </w:rPr>
          <w:t>Tabela 1 –Regras de Negócios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_Toc398026562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410B8" w:rsidRDefault="002410B8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8026563" w:history="1">
        <w:r w:rsidRPr="00F57039">
          <w:rPr>
            <w:rStyle w:val="Hyperlink"/>
            <w:noProof/>
          </w:rPr>
          <w:t>Tabela 2 – Relação dos Requisitos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_Toc398026563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410B8" w:rsidRDefault="002410B8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8026564" w:history="1">
        <w:r w:rsidRPr="00F57039">
          <w:rPr>
            <w:rStyle w:val="Hyperlink"/>
            <w:noProof/>
          </w:rPr>
          <w:t>Tabela 3 – Mapeamento de Necessidades x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_Toc398026564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410B8" w:rsidRDefault="002410B8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8026565" w:history="1">
        <w:r w:rsidRPr="00F57039">
          <w:rPr>
            <w:rStyle w:val="Hyperlink"/>
            <w:noProof/>
          </w:rPr>
          <w:t>Tabela 4 – Responsabilidade dos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_Toc398026565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410B8" w:rsidRDefault="002410B8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8026566" w:history="1">
        <w:r w:rsidRPr="00F57039">
          <w:rPr>
            <w:rStyle w:val="Hyperlink"/>
            <w:noProof/>
          </w:rPr>
          <w:t>Tabela 5 – Regras de Negócios x Requisitos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_Toc398026566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0F497C" w:rsidRDefault="00F11830" w:rsidP="00D11FCA">
      <w:pPr>
        <w:spacing w:before="300" w:after="300" w:line="240" w:lineRule="auto"/>
        <w:jc w:val="both"/>
        <w:rPr>
          <w:b/>
          <w:bCs/>
          <w:noProof/>
        </w:rPr>
      </w:pPr>
      <w:r>
        <w:rPr>
          <w:b/>
          <w:bCs/>
          <w:noProof/>
        </w:rPr>
        <w:fldChar w:fldCharType="end"/>
      </w:r>
    </w:p>
    <w:p w:rsidR="000F497C" w:rsidRDefault="000F497C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:rsidR="00244A89" w:rsidRDefault="009E23DD" w:rsidP="00AC1F9A">
      <w:pPr>
        <w:pStyle w:val="Heading1"/>
        <w:spacing w:before="300" w:after="300" w:line="240" w:lineRule="auto"/>
        <w:jc w:val="both"/>
      </w:pPr>
      <w:bookmarkStart w:id="0" w:name="_Toc398026495"/>
      <w:r w:rsidRPr="009D1E22">
        <w:lastRenderedPageBreak/>
        <w:t>Introdução</w:t>
      </w:r>
      <w:bookmarkEnd w:id="0"/>
    </w:p>
    <w:p w:rsidR="00655D7D" w:rsidRPr="00E56897" w:rsidRDefault="00655D7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E56897">
        <w:rPr>
          <w:rFonts w:ascii="Arial" w:hAnsi="Arial" w:cs="Arial"/>
          <w:sz w:val="24"/>
          <w:szCs w:val="24"/>
        </w:rPr>
        <w:t>Este capítulo descreve a instituição à qual este projeto se destina,</w:t>
      </w:r>
      <w:r w:rsidR="008D0D12">
        <w:rPr>
          <w:rFonts w:ascii="Arial" w:hAnsi="Arial" w:cs="Arial"/>
          <w:sz w:val="24"/>
          <w:szCs w:val="24"/>
        </w:rPr>
        <w:t xml:space="preserve"> </w:t>
      </w:r>
      <w:r w:rsidRPr="00E56897">
        <w:rPr>
          <w:rFonts w:ascii="Arial" w:hAnsi="Arial" w:cs="Arial"/>
          <w:sz w:val="24"/>
          <w:szCs w:val="24"/>
        </w:rPr>
        <w:t>apresenta os objetivos gerais do projeto e a estrutura adotada para</w:t>
      </w:r>
      <w:r w:rsidR="00873A66">
        <w:rPr>
          <w:rFonts w:ascii="Arial" w:hAnsi="Arial" w:cs="Arial"/>
          <w:sz w:val="24"/>
          <w:szCs w:val="24"/>
        </w:rPr>
        <w:t xml:space="preserve"> </w:t>
      </w:r>
      <w:r w:rsidRPr="00E56897">
        <w:rPr>
          <w:rFonts w:ascii="Arial" w:hAnsi="Arial" w:cs="Arial"/>
          <w:sz w:val="24"/>
          <w:szCs w:val="24"/>
        </w:rPr>
        <w:t>este documento.</w:t>
      </w:r>
    </w:p>
    <w:p w:rsidR="00B1679E" w:rsidRDefault="00B1679E" w:rsidP="00AC1F9A">
      <w:pPr>
        <w:pStyle w:val="Heading2"/>
        <w:spacing w:before="300" w:after="300" w:line="240" w:lineRule="auto"/>
        <w:jc w:val="both"/>
      </w:pPr>
      <w:bookmarkStart w:id="1" w:name="_Toc398026496"/>
      <w:r w:rsidRPr="009D1E22">
        <w:t>Apresentação</w:t>
      </w:r>
      <w:r>
        <w:t xml:space="preserve"> da Instituição</w:t>
      </w:r>
      <w:bookmarkEnd w:id="1"/>
    </w:p>
    <w:p w:rsidR="00D37EBA" w:rsidRPr="00E56897" w:rsidRDefault="00655D7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E56897">
        <w:rPr>
          <w:rFonts w:ascii="Arial" w:hAnsi="Arial" w:cs="Arial"/>
          <w:sz w:val="24"/>
          <w:szCs w:val="24"/>
        </w:rPr>
        <w:t>A DentRio, é um consultório de odontologia que</w:t>
      </w:r>
      <w:r w:rsidR="006958E9" w:rsidRPr="00E56897">
        <w:rPr>
          <w:rFonts w:ascii="Arial" w:hAnsi="Arial" w:cs="Arial"/>
          <w:sz w:val="24"/>
          <w:szCs w:val="24"/>
        </w:rPr>
        <w:t xml:space="preserve"> foi criado</w:t>
      </w:r>
      <w:r w:rsidRPr="00E56897">
        <w:rPr>
          <w:rFonts w:ascii="Arial" w:hAnsi="Arial" w:cs="Arial"/>
          <w:sz w:val="24"/>
          <w:szCs w:val="24"/>
        </w:rPr>
        <w:t xml:space="preserve"> com objetivo de fornecer um atendimento de qualidade,</w:t>
      </w:r>
      <w:r w:rsidR="006958E9" w:rsidRPr="00E56897">
        <w:rPr>
          <w:rFonts w:ascii="Arial" w:hAnsi="Arial" w:cs="Arial"/>
          <w:sz w:val="24"/>
          <w:szCs w:val="24"/>
        </w:rPr>
        <w:t xml:space="preserve"> especia</w:t>
      </w:r>
      <w:r w:rsidR="009D6D52" w:rsidRPr="00E56897">
        <w:rPr>
          <w:rFonts w:ascii="Arial" w:hAnsi="Arial" w:cs="Arial"/>
          <w:sz w:val="24"/>
          <w:szCs w:val="24"/>
        </w:rPr>
        <w:t>lizado e especí</w:t>
      </w:r>
      <w:r w:rsidR="006958E9" w:rsidRPr="00E56897">
        <w:rPr>
          <w:rFonts w:ascii="Arial" w:hAnsi="Arial" w:cs="Arial"/>
          <w:sz w:val="24"/>
          <w:szCs w:val="24"/>
        </w:rPr>
        <w:t xml:space="preserve">fico </w:t>
      </w:r>
      <w:r w:rsidRPr="00E56897">
        <w:rPr>
          <w:rFonts w:ascii="Arial" w:hAnsi="Arial" w:cs="Arial"/>
          <w:sz w:val="24"/>
          <w:szCs w:val="24"/>
        </w:rPr>
        <w:t xml:space="preserve">com materiais de ótima qualidade em uma região de classe </w:t>
      </w:r>
      <w:r w:rsidR="009D6D52" w:rsidRPr="00E56897">
        <w:rPr>
          <w:rFonts w:ascii="Arial" w:hAnsi="Arial" w:cs="Arial"/>
          <w:sz w:val="24"/>
          <w:szCs w:val="24"/>
        </w:rPr>
        <w:t xml:space="preserve">baixa (comunidade </w:t>
      </w:r>
      <w:r w:rsidRPr="00E56897">
        <w:rPr>
          <w:rFonts w:ascii="Arial" w:hAnsi="Arial" w:cs="Arial"/>
          <w:sz w:val="24"/>
          <w:szCs w:val="24"/>
        </w:rPr>
        <w:t xml:space="preserve">da </w:t>
      </w:r>
      <w:r w:rsidR="009D6D52" w:rsidRPr="00E56897">
        <w:rPr>
          <w:rFonts w:ascii="Arial" w:hAnsi="Arial" w:cs="Arial"/>
          <w:sz w:val="24"/>
          <w:szCs w:val="24"/>
        </w:rPr>
        <w:t>R</w:t>
      </w:r>
      <w:r w:rsidRPr="00E56897">
        <w:rPr>
          <w:rFonts w:ascii="Arial" w:hAnsi="Arial" w:cs="Arial"/>
          <w:sz w:val="24"/>
          <w:szCs w:val="24"/>
        </w:rPr>
        <w:t>ocinha)</w:t>
      </w:r>
      <w:r w:rsidR="009D6D52" w:rsidRPr="00E56897">
        <w:rPr>
          <w:rFonts w:ascii="Arial" w:hAnsi="Arial" w:cs="Arial"/>
          <w:sz w:val="24"/>
          <w:szCs w:val="24"/>
        </w:rPr>
        <w:t>.</w:t>
      </w:r>
    </w:p>
    <w:p w:rsidR="00655D7D" w:rsidRPr="00E56897" w:rsidRDefault="00D37EBA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E56897">
        <w:rPr>
          <w:rFonts w:ascii="Arial" w:hAnsi="Arial" w:cs="Arial"/>
          <w:sz w:val="24"/>
          <w:szCs w:val="24"/>
        </w:rPr>
        <w:t xml:space="preserve">A empresa foi criada inicialmente por uma dentista, que depois abriu a sociedade com mais um dentista. Todos os dentistas são especialistas e os tratamentos são todos efetuados na clínica, exceto exames específicos por imagens como por exemplo, tomografias e </w:t>
      </w:r>
      <w:r w:rsidR="004D0D63">
        <w:rPr>
          <w:rFonts w:ascii="Arial" w:hAnsi="Arial" w:cs="Arial"/>
          <w:sz w:val="24"/>
          <w:szCs w:val="24"/>
        </w:rPr>
        <w:t>Raio X P</w:t>
      </w:r>
      <w:r w:rsidRPr="00E56897">
        <w:rPr>
          <w:rFonts w:ascii="Arial" w:hAnsi="Arial" w:cs="Arial"/>
          <w:sz w:val="24"/>
          <w:szCs w:val="24"/>
        </w:rPr>
        <w:t>anorâmic</w:t>
      </w:r>
      <w:r w:rsidR="004D0D63">
        <w:rPr>
          <w:rFonts w:ascii="Arial" w:hAnsi="Arial" w:cs="Arial"/>
          <w:sz w:val="24"/>
          <w:szCs w:val="24"/>
        </w:rPr>
        <w:t>o</w:t>
      </w:r>
      <w:r w:rsidRPr="00E56897">
        <w:rPr>
          <w:rFonts w:ascii="Arial" w:hAnsi="Arial" w:cs="Arial"/>
          <w:sz w:val="24"/>
          <w:szCs w:val="24"/>
        </w:rPr>
        <w:t>.</w:t>
      </w:r>
    </w:p>
    <w:p w:rsidR="00B1679E" w:rsidRDefault="00B1679E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E56897">
        <w:rPr>
          <w:rFonts w:ascii="Arial" w:hAnsi="Arial" w:cs="Arial"/>
          <w:sz w:val="24"/>
          <w:szCs w:val="24"/>
        </w:rPr>
        <w:t xml:space="preserve">A </w:t>
      </w:r>
      <w:r w:rsidR="00F04CAA" w:rsidRPr="00E56897">
        <w:rPr>
          <w:rFonts w:ascii="Arial" w:hAnsi="Arial" w:cs="Arial"/>
          <w:sz w:val="24"/>
          <w:szCs w:val="24"/>
        </w:rPr>
        <w:t>clínica</w:t>
      </w:r>
      <w:r w:rsidRPr="00E56897">
        <w:rPr>
          <w:rFonts w:ascii="Arial" w:hAnsi="Arial" w:cs="Arial"/>
          <w:sz w:val="24"/>
          <w:szCs w:val="24"/>
        </w:rPr>
        <w:t xml:space="preserve"> é comandada pelos sócios Luiz Paulo e Luciana</w:t>
      </w:r>
      <w:r w:rsidR="00873A66">
        <w:rPr>
          <w:rFonts w:ascii="Arial" w:hAnsi="Arial" w:cs="Arial"/>
          <w:sz w:val="24"/>
          <w:szCs w:val="24"/>
        </w:rPr>
        <w:t xml:space="preserve"> Frade</w:t>
      </w:r>
      <w:r w:rsidR="008D0D12">
        <w:rPr>
          <w:rFonts w:ascii="Arial" w:hAnsi="Arial" w:cs="Arial"/>
          <w:sz w:val="24"/>
          <w:szCs w:val="24"/>
        </w:rPr>
        <w:t>.</w:t>
      </w:r>
      <w:r w:rsidRPr="00E56897">
        <w:rPr>
          <w:rFonts w:ascii="Arial" w:hAnsi="Arial" w:cs="Arial"/>
          <w:sz w:val="24"/>
          <w:szCs w:val="24"/>
        </w:rPr>
        <w:t xml:space="preserve"> </w:t>
      </w:r>
      <w:r w:rsidR="008D0D12">
        <w:rPr>
          <w:rFonts w:ascii="Arial" w:hAnsi="Arial" w:cs="Arial"/>
          <w:sz w:val="24"/>
          <w:szCs w:val="24"/>
        </w:rPr>
        <w:t>C</w:t>
      </w:r>
      <w:r w:rsidRPr="00E56897">
        <w:rPr>
          <w:rFonts w:ascii="Arial" w:hAnsi="Arial" w:cs="Arial"/>
          <w:sz w:val="24"/>
          <w:szCs w:val="24"/>
        </w:rPr>
        <w:t>ada</w:t>
      </w:r>
      <w:r w:rsidR="008D0D12">
        <w:rPr>
          <w:rFonts w:ascii="Arial" w:hAnsi="Arial" w:cs="Arial"/>
          <w:sz w:val="24"/>
          <w:szCs w:val="24"/>
        </w:rPr>
        <w:t xml:space="preserve"> sócio tem seu</w:t>
      </w:r>
      <w:r w:rsidRPr="00E56897">
        <w:rPr>
          <w:rFonts w:ascii="Arial" w:hAnsi="Arial" w:cs="Arial"/>
          <w:sz w:val="24"/>
          <w:szCs w:val="24"/>
        </w:rPr>
        <w:t xml:space="preserve"> próprio</w:t>
      </w:r>
      <w:r w:rsidR="008D0D12">
        <w:rPr>
          <w:rFonts w:ascii="Arial" w:hAnsi="Arial" w:cs="Arial"/>
          <w:sz w:val="24"/>
          <w:szCs w:val="24"/>
        </w:rPr>
        <w:t xml:space="preserve"> paciente e </w:t>
      </w:r>
      <w:r w:rsidRPr="00E56897">
        <w:rPr>
          <w:rFonts w:ascii="Arial" w:hAnsi="Arial" w:cs="Arial"/>
          <w:sz w:val="24"/>
          <w:szCs w:val="24"/>
        </w:rPr>
        <w:t xml:space="preserve">os gastos </w:t>
      </w:r>
      <w:r w:rsidR="00F04CAA" w:rsidRPr="00E56897">
        <w:rPr>
          <w:rFonts w:ascii="Arial" w:hAnsi="Arial" w:cs="Arial"/>
          <w:sz w:val="24"/>
          <w:szCs w:val="24"/>
        </w:rPr>
        <w:t>são</w:t>
      </w:r>
      <w:r w:rsidRPr="00E56897">
        <w:rPr>
          <w:rFonts w:ascii="Arial" w:hAnsi="Arial" w:cs="Arial"/>
          <w:sz w:val="24"/>
          <w:szCs w:val="24"/>
        </w:rPr>
        <w:t xml:space="preserve"> divididos pelos dois</w:t>
      </w:r>
      <w:r w:rsidR="008D0D12">
        <w:rPr>
          <w:rFonts w:ascii="Arial" w:hAnsi="Arial" w:cs="Arial"/>
          <w:sz w:val="24"/>
          <w:szCs w:val="24"/>
        </w:rPr>
        <w:t>.</w:t>
      </w:r>
      <w:r w:rsidRPr="00E56897">
        <w:rPr>
          <w:rFonts w:ascii="Arial" w:hAnsi="Arial" w:cs="Arial"/>
          <w:sz w:val="24"/>
          <w:szCs w:val="24"/>
        </w:rPr>
        <w:t xml:space="preserve"> </w:t>
      </w:r>
      <w:r w:rsidR="008D0D12">
        <w:rPr>
          <w:rFonts w:ascii="Arial" w:hAnsi="Arial" w:cs="Arial"/>
          <w:sz w:val="24"/>
          <w:szCs w:val="24"/>
        </w:rPr>
        <w:t>O</w:t>
      </w:r>
      <w:r w:rsidRPr="00E56897">
        <w:rPr>
          <w:rFonts w:ascii="Arial" w:hAnsi="Arial" w:cs="Arial"/>
          <w:sz w:val="24"/>
          <w:szCs w:val="24"/>
        </w:rPr>
        <w:t xml:space="preserve"> lucro da ortodontia </w:t>
      </w:r>
      <w:r w:rsidR="008D0D12">
        <w:rPr>
          <w:rFonts w:ascii="Arial" w:hAnsi="Arial" w:cs="Arial"/>
          <w:sz w:val="24"/>
          <w:szCs w:val="24"/>
        </w:rPr>
        <w:t xml:space="preserve">também </w:t>
      </w:r>
      <w:r w:rsidRPr="00E56897">
        <w:rPr>
          <w:rFonts w:ascii="Arial" w:hAnsi="Arial" w:cs="Arial"/>
          <w:sz w:val="24"/>
          <w:szCs w:val="24"/>
        </w:rPr>
        <w:t>é dividido</w:t>
      </w:r>
      <w:r w:rsidR="008D0D12">
        <w:rPr>
          <w:rFonts w:ascii="Arial" w:hAnsi="Arial" w:cs="Arial"/>
          <w:sz w:val="24"/>
          <w:szCs w:val="24"/>
        </w:rPr>
        <w:t xml:space="preserve"> entre os sócios</w:t>
      </w:r>
      <w:r w:rsidRPr="00E56897">
        <w:rPr>
          <w:rFonts w:ascii="Arial" w:hAnsi="Arial" w:cs="Arial"/>
          <w:sz w:val="24"/>
          <w:szCs w:val="24"/>
        </w:rPr>
        <w:t xml:space="preserve">. </w:t>
      </w:r>
      <w:r w:rsidR="008D0D12">
        <w:rPr>
          <w:rFonts w:ascii="Arial" w:hAnsi="Arial" w:cs="Arial"/>
          <w:sz w:val="24"/>
          <w:szCs w:val="24"/>
        </w:rPr>
        <w:t>O consultório tem duas secretá</w:t>
      </w:r>
      <w:r w:rsidR="00F04CAA" w:rsidRPr="00E56897">
        <w:rPr>
          <w:rFonts w:ascii="Arial" w:hAnsi="Arial" w:cs="Arial"/>
          <w:sz w:val="24"/>
          <w:szCs w:val="24"/>
        </w:rPr>
        <w:t>rias</w:t>
      </w:r>
      <w:r w:rsidRPr="00E56897">
        <w:rPr>
          <w:rFonts w:ascii="Arial" w:hAnsi="Arial" w:cs="Arial"/>
          <w:sz w:val="24"/>
          <w:szCs w:val="24"/>
        </w:rPr>
        <w:t>,</w:t>
      </w:r>
      <w:r w:rsidR="008D0D12">
        <w:rPr>
          <w:rFonts w:ascii="Arial" w:hAnsi="Arial" w:cs="Arial"/>
          <w:sz w:val="24"/>
          <w:szCs w:val="24"/>
        </w:rPr>
        <w:t xml:space="preserve"> </w:t>
      </w:r>
      <w:r w:rsidRPr="00E56897">
        <w:rPr>
          <w:rFonts w:ascii="Arial" w:hAnsi="Arial" w:cs="Arial"/>
          <w:sz w:val="24"/>
          <w:szCs w:val="24"/>
        </w:rPr>
        <w:t xml:space="preserve">dois ortodontistas e </w:t>
      </w:r>
      <w:r w:rsidR="008D0D12">
        <w:rPr>
          <w:rFonts w:ascii="Arial" w:hAnsi="Arial" w:cs="Arial"/>
          <w:sz w:val="24"/>
          <w:szCs w:val="24"/>
        </w:rPr>
        <w:t>dois</w:t>
      </w:r>
      <w:r w:rsidRPr="00E56897">
        <w:rPr>
          <w:rFonts w:ascii="Arial" w:hAnsi="Arial" w:cs="Arial"/>
          <w:sz w:val="24"/>
          <w:szCs w:val="24"/>
        </w:rPr>
        <w:t xml:space="preserve"> endodontista</w:t>
      </w:r>
      <w:r w:rsidR="008D0D12">
        <w:rPr>
          <w:rFonts w:ascii="Arial" w:hAnsi="Arial" w:cs="Arial"/>
          <w:sz w:val="24"/>
          <w:szCs w:val="24"/>
        </w:rPr>
        <w:t>s</w:t>
      </w:r>
      <w:r w:rsidRPr="00E56897">
        <w:rPr>
          <w:rFonts w:ascii="Arial" w:hAnsi="Arial" w:cs="Arial"/>
          <w:sz w:val="24"/>
          <w:szCs w:val="24"/>
        </w:rPr>
        <w:t xml:space="preserve"> que estão </w:t>
      </w:r>
      <w:r w:rsidR="00F04CAA" w:rsidRPr="00E56897">
        <w:rPr>
          <w:rFonts w:ascii="Arial" w:hAnsi="Arial" w:cs="Arial"/>
          <w:sz w:val="24"/>
          <w:szCs w:val="24"/>
        </w:rPr>
        <w:t>lá</w:t>
      </w:r>
      <w:r w:rsidRPr="00E56897">
        <w:rPr>
          <w:rFonts w:ascii="Arial" w:hAnsi="Arial" w:cs="Arial"/>
          <w:sz w:val="24"/>
          <w:szCs w:val="24"/>
        </w:rPr>
        <w:t xml:space="preserve"> em dias </w:t>
      </w:r>
      <w:r w:rsidR="00F04CAA" w:rsidRPr="00E56897">
        <w:rPr>
          <w:rFonts w:ascii="Arial" w:hAnsi="Arial" w:cs="Arial"/>
          <w:sz w:val="24"/>
          <w:szCs w:val="24"/>
        </w:rPr>
        <w:t xml:space="preserve">diferenciados. </w:t>
      </w:r>
      <w:r w:rsidRPr="00E56897">
        <w:rPr>
          <w:rFonts w:ascii="Arial" w:hAnsi="Arial" w:cs="Arial"/>
          <w:sz w:val="24"/>
          <w:szCs w:val="24"/>
        </w:rPr>
        <w:t xml:space="preserve">Os sócios não estão </w:t>
      </w:r>
      <w:r w:rsidR="00F04CAA" w:rsidRPr="00E56897">
        <w:rPr>
          <w:rFonts w:ascii="Arial" w:hAnsi="Arial" w:cs="Arial"/>
          <w:sz w:val="24"/>
          <w:szCs w:val="24"/>
        </w:rPr>
        <w:t xml:space="preserve">presentes </w:t>
      </w:r>
      <w:r w:rsidRPr="00E56897">
        <w:rPr>
          <w:rFonts w:ascii="Arial" w:hAnsi="Arial" w:cs="Arial"/>
          <w:sz w:val="24"/>
          <w:szCs w:val="24"/>
        </w:rPr>
        <w:t>todos os d</w:t>
      </w:r>
      <w:r w:rsidR="008D0D12">
        <w:rPr>
          <w:rFonts w:ascii="Arial" w:hAnsi="Arial" w:cs="Arial"/>
          <w:sz w:val="24"/>
          <w:szCs w:val="24"/>
        </w:rPr>
        <w:t>ias</w:t>
      </w:r>
      <w:r w:rsidRPr="00E56897">
        <w:rPr>
          <w:rFonts w:ascii="Arial" w:hAnsi="Arial" w:cs="Arial"/>
          <w:sz w:val="24"/>
          <w:szCs w:val="24"/>
        </w:rPr>
        <w:t xml:space="preserve"> e quem comanda os pagamentos do</w:t>
      </w:r>
      <w:r w:rsidR="008D0D12">
        <w:rPr>
          <w:rFonts w:ascii="Arial" w:hAnsi="Arial" w:cs="Arial"/>
          <w:sz w:val="24"/>
          <w:szCs w:val="24"/>
        </w:rPr>
        <w:t>s</w:t>
      </w:r>
      <w:r w:rsidRPr="00E56897">
        <w:rPr>
          <w:rFonts w:ascii="Arial" w:hAnsi="Arial" w:cs="Arial"/>
          <w:sz w:val="24"/>
          <w:szCs w:val="24"/>
        </w:rPr>
        <w:t xml:space="preserve"> ortodontista</w:t>
      </w:r>
      <w:r w:rsidR="008D0D12">
        <w:rPr>
          <w:rFonts w:ascii="Arial" w:hAnsi="Arial" w:cs="Arial"/>
          <w:sz w:val="24"/>
          <w:szCs w:val="24"/>
        </w:rPr>
        <w:t>s</w:t>
      </w:r>
      <w:r w:rsidRPr="00E56897">
        <w:rPr>
          <w:rFonts w:ascii="Arial" w:hAnsi="Arial" w:cs="Arial"/>
          <w:sz w:val="24"/>
          <w:szCs w:val="24"/>
        </w:rPr>
        <w:t xml:space="preserve"> é a </w:t>
      </w:r>
      <w:r w:rsidR="00F04CAA" w:rsidRPr="00E56897">
        <w:rPr>
          <w:rFonts w:ascii="Arial" w:hAnsi="Arial" w:cs="Arial"/>
          <w:sz w:val="24"/>
          <w:szCs w:val="24"/>
        </w:rPr>
        <w:t>secretária (</w:t>
      </w:r>
      <w:r w:rsidRPr="00E56897">
        <w:rPr>
          <w:rFonts w:ascii="Arial" w:hAnsi="Arial" w:cs="Arial"/>
          <w:sz w:val="24"/>
          <w:szCs w:val="24"/>
        </w:rPr>
        <w:t>o</w:t>
      </w:r>
      <w:r w:rsidR="000C5303">
        <w:rPr>
          <w:rFonts w:ascii="Arial" w:hAnsi="Arial" w:cs="Arial"/>
          <w:sz w:val="24"/>
          <w:szCs w:val="24"/>
        </w:rPr>
        <w:t xml:space="preserve"> </w:t>
      </w:r>
      <w:r w:rsidRPr="00E56897">
        <w:rPr>
          <w:rFonts w:ascii="Arial" w:hAnsi="Arial" w:cs="Arial"/>
          <w:sz w:val="24"/>
          <w:szCs w:val="24"/>
        </w:rPr>
        <w:t>pagamento do orto</w:t>
      </w:r>
      <w:r w:rsidR="00F04CAA" w:rsidRPr="00E56897">
        <w:rPr>
          <w:rFonts w:ascii="Arial" w:hAnsi="Arial" w:cs="Arial"/>
          <w:sz w:val="24"/>
          <w:szCs w:val="24"/>
        </w:rPr>
        <w:t>dontista</w:t>
      </w:r>
      <w:r w:rsidRPr="00E56897">
        <w:rPr>
          <w:rFonts w:ascii="Arial" w:hAnsi="Arial" w:cs="Arial"/>
          <w:sz w:val="24"/>
          <w:szCs w:val="24"/>
        </w:rPr>
        <w:t xml:space="preserve"> é feito ao final do dia do atendimento)</w:t>
      </w:r>
      <w:r w:rsidR="00F04CAA" w:rsidRPr="00E56897">
        <w:rPr>
          <w:rFonts w:ascii="Arial" w:hAnsi="Arial" w:cs="Arial"/>
          <w:sz w:val="24"/>
          <w:szCs w:val="24"/>
        </w:rPr>
        <w:t>.</w:t>
      </w:r>
    </w:p>
    <w:p w:rsidR="00D37EBA" w:rsidRDefault="00B1679E" w:rsidP="00AC1F9A">
      <w:pPr>
        <w:pStyle w:val="Heading2"/>
        <w:spacing w:before="300" w:after="300" w:line="240" w:lineRule="auto"/>
        <w:jc w:val="both"/>
        <w:rPr>
          <w:shd w:val="clear" w:color="auto" w:fill="FFFFFF"/>
        </w:rPr>
      </w:pPr>
      <w:bookmarkStart w:id="2" w:name="_Toc398026497"/>
      <w:r>
        <w:rPr>
          <w:shd w:val="clear" w:color="auto" w:fill="FFFFFF"/>
        </w:rPr>
        <w:t>Motivação</w:t>
      </w:r>
      <w:bookmarkEnd w:id="2"/>
    </w:p>
    <w:p w:rsidR="00EF6911" w:rsidRPr="00E56897" w:rsidRDefault="00F04CAA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E56897">
        <w:rPr>
          <w:rFonts w:ascii="Arial" w:hAnsi="Arial" w:cs="Arial"/>
          <w:sz w:val="24"/>
          <w:szCs w:val="24"/>
        </w:rPr>
        <w:t>A DentRio nunca foi informatizada</w:t>
      </w:r>
      <w:r w:rsidR="000C5303">
        <w:rPr>
          <w:rFonts w:ascii="Arial" w:hAnsi="Arial" w:cs="Arial"/>
          <w:sz w:val="24"/>
          <w:szCs w:val="24"/>
        </w:rPr>
        <w:t xml:space="preserve"> </w:t>
      </w:r>
      <w:r w:rsidRPr="00E56897">
        <w:rPr>
          <w:rFonts w:ascii="Arial" w:hAnsi="Arial" w:cs="Arial"/>
          <w:sz w:val="24"/>
          <w:szCs w:val="24"/>
        </w:rPr>
        <w:t xml:space="preserve">e todo o controle de pagamentos </w:t>
      </w:r>
      <w:r w:rsidR="00EF6911" w:rsidRPr="00E56897">
        <w:rPr>
          <w:rFonts w:ascii="Arial" w:hAnsi="Arial" w:cs="Arial"/>
          <w:sz w:val="24"/>
          <w:szCs w:val="24"/>
        </w:rPr>
        <w:t xml:space="preserve">atualmente </w:t>
      </w:r>
      <w:r w:rsidRPr="00E56897">
        <w:rPr>
          <w:rFonts w:ascii="Arial" w:hAnsi="Arial" w:cs="Arial"/>
          <w:sz w:val="24"/>
          <w:szCs w:val="24"/>
        </w:rPr>
        <w:t xml:space="preserve">é feito de forma manual (em cadernos, folhas e fichas) que são guardados no consultório. </w:t>
      </w:r>
      <w:r w:rsidR="00EF6911" w:rsidRPr="00E56897">
        <w:rPr>
          <w:rFonts w:ascii="Arial" w:hAnsi="Arial" w:cs="Arial"/>
          <w:sz w:val="24"/>
          <w:szCs w:val="24"/>
        </w:rPr>
        <w:t>Todo esse processo dificulta no controle, tanto de cadastro de clientes, como principalmente de paga</w:t>
      </w:r>
      <w:r w:rsidR="00E56897">
        <w:rPr>
          <w:rFonts w:ascii="Arial" w:hAnsi="Arial" w:cs="Arial"/>
          <w:sz w:val="24"/>
          <w:szCs w:val="24"/>
        </w:rPr>
        <w:t>mentos e balanço diário/mensal.</w:t>
      </w:r>
    </w:p>
    <w:p w:rsidR="009D1E22" w:rsidRDefault="00F04CAA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1E08CB">
        <w:rPr>
          <w:rFonts w:ascii="Arial" w:hAnsi="Arial" w:cs="Arial"/>
          <w:sz w:val="24"/>
          <w:szCs w:val="24"/>
          <w:highlight w:val="green"/>
        </w:rPr>
        <w:t xml:space="preserve">A </w:t>
      </w:r>
      <w:r w:rsidR="001E24B1" w:rsidRPr="001E08CB">
        <w:rPr>
          <w:rFonts w:ascii="Arial" w:hAnsi="Arial" w:cs="Arial"/>
          <w:sz w:val="24"/>
          <w:szCs w:val="24"/>
          <w:highlight w:val="green"/>
        </w:rPr>
        <w:t>principal</w:t>
      </w:r>
      <w:r w:rsidRPr="001E08CB">
        <w:rPr>
          <w:rFonts w:ascii="Arial" w:hAnsi="Arial" w:cs="Arial"/>
          <w:sz w:val="24"/>
          <w:szCs w:val="24"/>
          <w:highlight w:val="green"/>
        </w:rPr>
        <w:t xml:space="preserve"> motivação para a informatizaçã</w:t>
      </w:r>
      <w:r w:rsidR="00EF6911" w:rsidRPr="001E08CB">
        <w:rPr>
          <w:rFonts w:ascii="Arial" w:hAnsi="Arial" w:cs="Arial"/>
          <w:sz w:val="24"/>
          <w:szCs w:val="24"/>
          <w:highlight w:val="green"/>
        </w:rPr>
        <w:t xml:space="preserve">o dos processos da empresa </w:t>
      </w:r>
      <w:r w:rsidR="001E24B1" w:rsidRPr="001E08CB">
        <w:rPr>
          <w:rFonts w:ascii="Arial" w:hAnsi="Arial" w:cs="Arial"/>
          <w:sz w:val="24"/>
          <w:szCs w:val="24"/>
          <w:highlight w:val="green"/>
        </w:rPr>
        <w:t xml:space="preserve">é que irá contribuir </w:t>
      </w:r>
      <w:r w:rsidR="008D0D12">
        <w:rPr>
          <w:rFonts w:ascii="Arial" w:hAnsi="Arial" w:cs="Arial"/>
          <w:sz w:val="24"/>
          <w:szCs w:val="24"/>
          <w:highlight w:val="green"/>
        </w:rPr>
        <w:t>para um melhor desenvolvimento e facilitar</w:t>
      </w:r>
      <w:r w:rsidRPr="001E08CB">
        <w:rPr>
          <w:rFonts w:ascii="Arial" w:hAnsi="Arial" w:cs="Arial"/>
          <w:sz w:val="24"/>
          <w:szCs w:val="24"/>
          <w:highlight w:val="green"/>
        </w:rPr>
        <w:t xml:space="preserve"> a secretária </w:t>
      </w:r>
      <w:r w:rsidR="00FA3DB7" w:rsidRPr="001E08CB">
        <w:rPr>
          <w:rFonts w:ascii="Arial" w:hAnsi="Arial" w:cs="Arial"/>
          <w:sz w:val="24"/>
          <w:szCs w:val="24"/>
          <w:highlight w:val="green"/>
        </w:rPr>
        <w:t>no controle de pagamento</w:t>
      </w:r>
      <w:r w:rsidR="00627CF5">
        <w:rPr>
          <w:rFonts w:ascii="Arial" w:hAnsi="Arial" w:cs="Arial"/>
          <w:sz w:val="24"/>
          <w:szCs w:val="24"/>
          <w:highlight w:val="green"/>
        </w:rPr>
        <w:t>s</w:t>
      </w:r>
      <w:r w:rsidR="008D0D12">
        <w:rPr>
          <w:rFonts w:ascii="Arial" w:hAnsi="Arial" w:cs="Arial"/>
          <w:sz w:val="24"/>
          <w:szCs w:val="24"/>
          <w:highlight w:val="green"/>
        </w:rPr>
        <w:t>/</w:t>
      </w:r>
      <w:r w:rsidR="00FA3DB7" w:rsidRPr="001E08CB">
        <w:rPr>
          <w:rFonts w:ascii="Arial" w:hAnsi="Arial" w:cs="Arial"/>
          <w:sz w:val="24"/>
          <w:szCs w:val="24"/>
          <w:highlight w:val="green"/>
        </w:rPr>
        <w:t>despesas</w:t>
      </w:r>
      <w:ins w:id="3" w:author="314017" w:date="2014-09-02T19:04:00Z">
        <w:r w:rsidR="005E65F0" w:rsidRPr="001E08CB">
          <w:rPr>
            <w:rFonts w:ascii="Arial" w:hAnsi="Arial" w:cs="Arial"/>
            <w:sz w:val="24"/>
            <w:szCs w:val="24"/>
            <w:highlight w:val="green"/>
          </w:rPr>
          <w:t xml:space="preserve"> e na</w:t>
        </w:r>
      </w:ins>
      <w:del w:id="4" w:author="314017" w:date="2014-09-02T19:04:00Z">
        <w:r w:rsidRPr="001E08CB" w:rsidDel="005E65F0">
          <w:rPr>
            <w:rFonts w:ascii="Arial" w:hAnsi="Arial" w:cs="Arial"/>
            <w:sz w:val="24"/>
            <w:szCs w:val="24"/>
            <w:highlight w:val="green"/>
          </w:rPr>
          <w:delText>,</w:delText>
        </w:r>
      </w:del>
      <w:r w:rsidRPr="001E08CB">
        <w:rPr>
          <w:rFonts w:ascii="Arial" w:hAnsi="Arial" w:cs="Arial"/>
          <w:sz w:val="24"/>
          <w:szCs w:val="24"/>
          <w:highlight w:val="green"/>
        </w:rPr>
        <w:t xml:space="preserve"> criação de </w:t>
      </w:r>
      <w:r w:rsidR="00FA3DB7" w:rsidRPr="001E08CB">
        <w:rPr>
          <w:rFonts w:ascii="Arial" w:hAnsi="Arial" w:cs="Arial"/>
          <w:sz w:val="24"/>
          <w:szCs w:val="24"/>
          <w:highlight w:val="green"/>
        </w:rPr>
        <w:t xml:space="preserve">diversos </w:t>
      </w:r>
      <w:r w:rsidRPr="001E08CB">
        <w:rPr>
          <w:rFonts w:ascii="Arial" w:hAnsi="Arial" w:cs="Arial"/>
          <w:sz w:val="24"/>
          <w:szCs w:val="24"/>
          <w:highlight w:val="green"/>
        </w:rPr>
        <w:t xml:space="preserve">relatórios </w:t>
      </w:r>
      <w:r w:rsidR="00FA3DB7" w:rsidRPr="001E08CB">
        <w:rPr>
          <w:rFonts w:ascii="Arial" w:hAnsi="Arial" w:cs="Arial"/>
          <w:sz w:val="24"/>
          <w:szCs w:val="24"/>
          <w:highlight w:val="green"/>
        </w:rPr>
        <w:t>como:</w:t>
      </w:r>
      <w:r w:rsidR="00EF6911" w:rsidRPr="001E08CB">
        <w:rPr>
          <w:rFonts w:ascii="Arial" w:hAnsi="Arial" w:cs="Arial"/>
          <w:sz w:val="24"/>
          <w:szCs w:val="24"/>
          <w:highlight w:val="green"/>
        </w:rPr>
        <w:t xml:space="preserve"> </w:t>
      </w:r>
      <w:r w:rsidR="00FA3DB7" w:rsidRPr="001E08CB">
        <w:rPr>
          <w:rFonts w:ascii="Arial" w:hAnsi="Arial" w:cs="Arial"/>
          <w:sz w:val="24"/>
          <w:szCs w:val="24"/>
          <w:highlight w:val="green"/>
        </w:rPr>
        <w:t xml:space="preserve">relatórios de </w:t>
      </w:r>
      <w:r w:rsidRPr="001E08CB">
        <w:rPr>
          <w:rFonts w:ascii="Arial" w:hAnsi="Arial" w:cs="Arial"/>
          <w:sz w:val="24"/>
          <w:szCs w:val="24"/>
          <w:highlight w:val="green"/>
        </w:rPr>
        <w:t>receita</w:t>
      </w:r>
      <w:r w:rsidR="00FA3DB7" w:rsidRPr="001E08CB">
        <w:rPr>
          <w:rFonts w:ascii="Arial" w:hAnsi="Arial" w:cs="Arial"/>
          <w:sz w:val="24"/>
          <w:szCs w:val="24"/>
          <w:highlight w:val="green"/>
        </w:rPr>
        <w:t>, relatórios de pagamentos, relatórios de nº de pacientes novos</w:t>
      </w:r>
      <w:r w:rsidRPr="001E08CB">
        <w:rPr>
          <w:rFonts w:ascii="Arial" w:hAnsi="Arial" w:cs="Arial"/>
          <w:sz w:val="24"/>
          <w:szCs w:val="24"/>
          <w:highlight w:val="green"/>
        </w:rPr>
        <w:t xml:space="preserve">, </w:t>
      </w:r>
      <w:r w:rsidR="00FA3DB7" w:rsidRPr="001E08CB">
        <w:rPr>
          <w:rFonts w:ascii="Arial" w:hAnsi="Arial" w:cs="Arial"/>
          <w:sz w:val="24"/>
          <w:szCs w:val="24"/>
          <w:highlight w:val="green"/>
        </w:rPr>
        <w:t xml:space="preserve">relatórios de </w:t>
      </w:r>
      <w:r w:rsidRPr="001E08CB">
        <w:rPr>
          <w:rFonts w:ascii="Arial" w:hAnsi="Arial" w:cs="Arial"/>
          <w:sz w:val="24"/>
          <w:szCs w:val="24"/>
          <w:highlight w:val="green"/>
        </w:rPr>
        <w:t xml:space="preserve">quantos pacientes liquidaram a ficha, </w:t>
      </w:r>
      <w:r w:rsidR="00FA3DB7" w:rsidRPr="001E08CB">
        <w:rPr>
          <w:rFonts w:ascii="Arial" w:hAnsi="Arial" w:cs="Arial"/>
          <w:sz w:val="24"/>
          <w:szCs w:val="24"/>
          <w:highlight w:val="green"/>
        </w:rPr>
        <w:t xml:space="preserve">relatórios de </w:t>
      </w:r>
      <w:r w:rsidRPr="001E08CB">
        <w:rPr>
          <w:rFonts w:ascii="Arial" w:hAnsi="Arial" w:cs="Arial"/>
          <w:sz w:val="24"/>
          <w:szCs w:val="24"/>
          <w:highlight w:val="green"/>
        </w:rPr>
        <w:t xml:space="preserve">quantos atendimentos foram realizados, </w:t>
      </w:r>
      <w:commentRangeStart w:id="5"/>
      <w:r w:rsidRPr="001E08CB">
        <w:rPr>
          <w:rFonts w:ascii="Arial" w:hAnsi="Arial" w:cs="Arial"/>
          <w:sz w:val="24"/>
          <w:szCs w:val="24"/>
          <w:highlight w:val="green"/>
        </w:rPr>
        <w:t>etc</w:t>
      </w:r>
      <w:commentRangeEnd w:id="5"/>
      <w:r w:rsidR="00130627" w:rsidRPr="001E08CB">
        <w:rPr>
          <w:rStyle w:val="CommentReference"/>
          <w:highlight w:val="green"/>
        </w:rPr>
        <w:commentReference w:id="5"/>
      </w:r>
      <w:r w:rsidR="009D1E22" w:rsidRPr="001E08CB">
        <w:rPr>
          <w:rFonts w:ascii="Arial" w:hAnsi="Arial" w:cs="Arial"/>
          <w:sz w:val="24"/>
          <w:szCs w:val="24"/>
          <w:highlight w:val="green"/>
        </w:rPr>
        <w:t>.</w:t>
      </w:r>
    </w:p>
    <w:p w:rsidR="00E56897" w:rsidRDefault="00352571" w:rsidP="00AC1F9A">
      <w:pPr>
        <w:pStyle w:val="Heading2"/>
        <w:spacing w:before="300" w:after="300" w:line="240" w:lineRule="auto"/>
        <w:jc w:val="both"/>
      </w:pPr>
      <w:bookmarkStart w:id="6" w:name="_Toc398026498"/>
      <w:r>
        <w:t>Objetivos Gerais</w:t>
      </w:r>
      <w:bookmarkEnd w:id="6"/>
    </w:p>
    <w:p w:rsidR="00746453" w:rsidRDefault="00746453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projeto tem como objetivo principal o desenvolvimento de um sistema informatizado para a empresa DentRio. </w:t>
      </w:r>
    </w:p>
    <w:p w:rsidR="002A242A" w:rsidRDefault="00746453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sistema tem o </w:t>
      </w:r>
      <w:r w:rsidR="00E56897" w:rsidRPr="00E56897">
        <w:rPr>
          <w:rFonts w:ascii="Arial" w:hAnsi="Arial" w:cs="Arial"/>
          <w:sz w:val="24"/>
          <w:szCs w:val="24"/>
        </w:rPr>
        <w:t xml:space="preserve">objetivo </w:t>
      </w:r>
      <w:r>
        <w:rPr>
          <w:rFonts w:ascii="Arial" w:hAnsi="Arial" w:cs="Arial"/>
          <w:sz w:val="24"/>
          <w:szCs w:val="24"/>
        </w:rPr>
        <w:t>de</w:t>
      </w:r>
      <w:r w:rsidR="00E56897" w:rsidRPr="00E56897">
        <w:rPr>
          <w:rFonts w:ascii="Arial" w:hAnsi="Arial" w:cs="Arial"/>
          <w:sz w:val="24"/>
          <w:szCs w:val="24"/>
        </w:rPr>
        <w:t xml:space="preserve"> controlar melhor os atendimentos e </w:t>
      </w:r>
      <w:r w:rsidR="00E56897">
        <w:rPr>
          <w:rFonts w:ascii="Arial" w:hAnsi="Arial" w:cs="Arial"/>
          <w:sz w:val="24"/>
          <w:szCs w:val="24"/>
        </w:rPr>
        <w:t xml:space="preserve">principalmente os </w:t>
      </w:r>
      <w:r w:rsidR="00E56897" w:rsidRPr="00E56897">
        <w:rPr>
          <w:rFonts w:ascii="Arial" w:hAnsi="Arial" w:cs="Arial"/>
          <w:sz w:val="24"/>
          <w:szCs w:val="24"/>
        </w:rPr>
        <w:t xml:space="preserve">pagamentos efetuados pelos seus </w:t>
      </w:r>
      <w:r>
        <w:rPr>
          <w:rFonts w:ascii="Arial" w:hAnsi="Arial" w:cs="Arial"/>
          <w:sz w:val="24"/>
          <w:szCs w:val="24"/>
        </w:rPr>
        <w:t>pacientes</w:t>
      </w:r>
      <w:r w:rsidR="007E1B7E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Adicionalmente, o sistema permitirá a geração de relatórios, diários e mensais de pagamentos.</w:t>
      </w:r>
    </w:p>
    <w:p w:rsidR="00746453" w:rsidRDefault="00746453" w:rsidP="00AC1F9A">
      <w:pPr>
        <w:pStyle w:val="Heading2"/>
        <w:spacing w:before="300" w:after="300" w:line="240" w:lineRule="auto"/>
        <w:jc w:val="both"/>
      </w:pPr>
      <w:bookmarkStart w:id="7" w:name="_Toc398026499"/>
      <w:r>
        <w:lastRenderedPageBreak/>
        <w:t>Estrutura do Documento</w:t>
      </w:r>
      <w:bookmarkEnd w:id="7"/>
    </w:p>
    <w:p w:rsidR="006A32F2" w:rsidRPr="0005611C" w:rsidRDefault="006A32F2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05611C">
        <w:rPr>
          <w:rFonts w:ascii="Arial" w:hAnsi="Arial" w:cs="Arial"/>
          <w:sz w:val="24"/>
          <w:szCs w:val="24"/>
        </w:rPr>
        <w:t>A apresentação do documento está dividida em capítulos da seguinte maneira:</w:t>
      </w:r>
    </w:p>
    <w:p w:rsidR="00F407FD" w:rsidRPr="006A32F2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05611C">
        <w:rPr>
          <w:rFonts w:ascii="Arial" w:hAnsi="Arial" w:cs="Arial"/>
          <w:sz w:val="24"/>
          <w:szCs w:val="24"/>
        </w:rPr>
        <w:t>O capítulo 2 contém a Modelagem de Negócio. É nesse capítulo que apresentamos as características da empresa, os processos de negócios atuais, os casos de uso de negócio que estão dentro do escopo do sistema a ser desenvolvido, os problemas identificados e as necessidades do cliente.</w:t>
      </w:r>
    </w:p>
    <w:p w:rsidR="00F407FD" w:rsidRPr="0005611C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05611C">
        <w:rPr>
          <w:rFonts w:ascii="Arial" w:hAnsi="Arial" w:cs="Arial"/>
          <w:sz w:val="24"/>
          <w:szCs w:val="24"/>
        </w:rPr>
        <w:t>Capítulo 3, Requisitos, serão apresentadas as regras de negócios, os requisitos não-funcionais do sistema e a descrição detalhada dos casos de uso do sistema.</w:t>
      </w:r>
    </w:p>
    <w:p w:rsidR="00F407FD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05611C">
        <w:rPr>
          <w:rFonts w:ascii="Arial" w:hAnsi="Arial" w:cs="Arial"/>
          <w:sz w:val="24"/>
          <w:szCs w:val="24"/>
        </w:rPr>
        <w:t>No capítulo 4, será sobre a Análise e Projeto onde apresentaremos o modelo conceitual do sistema, as escolhas dos padrões de projetos com as justificativas e os diagramas de sequência.</w:t>
      </w:r>
    </w:p>
    <w:p w:rsidR="00F407FD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05611C">
        <w:rPr>
          <w:rFonts w:ascii="Arial" w:hAnsi="Arial" w:cs="Arial"/>
          <w:sz w:val="24"/>
          <w:szCs w:val="24"/>
        </w:rPr>
        <w:t xml:space="preserve">O capítulo </w:t>
      </w:r>
      <w:r w:rsidR="001D56BC">
        <w:rPr>
          <w:rFonts w:ascii="Arial" w:hAnsi="Arial" w:cs="Arial"/>
          <w:sz w:val="24"/>
          <w:szCs w:val="24"/>
        </w:rPr>
        <w:t>5</w:t>
      </w:r>
      <w:r w:rsidR="006A32F2" w:rsidRPr="0005611C">
        <w:rPr>
          <w:rFonts w:ascii="Arial" w:hAnsi="Arial" w:cs="Arial"/>
          <w:sz w:val="24"/>
          <w:szCs w:val="24"/>
        </w:rPr>
        <w:t xml:space="preserve"> será apresentado o projeto de Banco de Dados, onde se encontram o projeto conceitual, projeto lógico, dicionário de dados, mapeamento diagrama de classes X tabelas de banco de dados, projeto físico, limpeza de tabelas e backup.</w:t>
      </w:r>
    </w:p>
    <w:p w:rsidR="00F407FD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05611C">
        <w:rPr>
          <w:rFonts w:ascii="Arial" w:hAnsi="Arial" w:cs="Arial"/>
          <w:sz w:val="24"/>
          <w:szCs w:val="24"/>
        </w:rPr>
        <w:t xml:space="preserve">No capítulo </w:t>
      </w:r>
      <w:r w:rsidR="001D56BC">
        <w:rPr>
          <w:rFonts w:ascii="Arial" w:hAnsi="Arial" w:cs="Arial"/>
          <w:sz w:val="24"/>
          <w:szCs w:val="24"/>
        </w:rPr>
        <w:t>6</w:t>
      </w:r>
      <w:r w:rsidR="006A32F2" w:rsidRPr="0005611C">
        <w:rPr>
          <w:rFonts w:ascii="Arial" w:hAnsi="Arial" w:cs="Arial"/>
          <w:sz w:val="24"/>
          <w:szCs w:val="24"/>
        </w:rPr>
        <w:t xml:space="preserve"> apresentaremos o Projeto de Inte</w:t>
      </w:r>
      <w:r w:rsidR="006A32F2" w:rsidRPr="006A32F2">
        <w:rPr>
          <w:rFonts w:ascii="Arial" w:hAnsi="Arial" w:cs="Arial"/>
          <w:sz w:val="24"/>
          <w:szCs w:val="24"/>
        </w:rPr>
        <w:t xml:space="preserve">rface com o Usuário. </w:t>
      </w:r>
    </w:p>
    <w:p w:rsidR="00F407FD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6A32F2">
        <w:rPr>
          <w:rFonts w:ascii="Arial" w:hAnsi="Arial" w:cs="Arial"/>
          <w:sz w:val="24"/>
          <w:szCs w:val="24"/>
        </w:rPr>
        <w:t>Em seguida</w:t>
      </w:r>
      <w:r w:rsidR="006A32F2" w:rsidRPr="0005611C">
        <w:rPr>
          <w:rFonts w:ascii="Arial" w:hAnsi="Arial" w:cs="Arial"/>
          <w:sz w:val="24"/>
          <w:szCs w:val="24"/>
        </w:rPr>
        <w:t xml:space="preserve"> no capítulo </w:t>
      </w:r>
      <w:r w:rsidR="001D56BC">
        <w:rPr>
          <w:rFonts w:ascii="Arial" w:hAnsi="Arial" w:cs="Arial"/>
          <w:sz w:val="24"/>
          <w:szCs w:val="24"/>
        </w:rPr>
        <w:t>7</w:t>
      </w:r>
      <w:r w:rsidR="006A32F2" w:rsidRPr="0005611C">
        <w:rPr>
          <w:rFonts w:ascii="Arial" w:hAnsi="Arial" w:cs="Arial"/>
          <w:sz w:val="24"/>
          <w:szCs w:val="24"/>
        </w:rPr>
        <w:t>, serão detalhadas as características do processo de Implementação, através de suas características e tecnologias utilizadas.</w:t>
      </w:r>
    </w:p>
    <w:p w:rsidR="00F407FD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05611C">
        <w:rPr>
          <w:rFonts w:ascii="Arial" w:hAnsi="Arial" w:cs="Arial"/>
          <w:sz w:val="24"/>
          <w:szCs w:val="24"/>
        </w:rPr>
        <w:t xml:space="preserve">Capítulo </w:t>
      </w:r>
      <w:r w:rsidR="001D56BC">
        <w:rPr>
          <w:rFonts w:ascii="Arial" w:hAnsi="Arial" w:cs="Arial"/>
          <w:sz w:val="24"/>
          <w:szCs w:val="24"/>
        </w:rPr>
        <w:t>8</w:t>
      </w:r>
      <w:r w:rsidR="006A32F2" w:rsidRPr="0005611C">
        <w:rPr>
          <w:rFonts w:ascii="Arial" w:hAnsi="Arial" w:cs="Arial"/>
          <w:sz w:val="24"/>
          <w:szCs w:val="24"/>
        </w:rPr>
        <w:t>, Plano de Testes, apresenta testes realizados para garantir a qualidade interna e externa da aplicação.</w:t>
      </w:r>
    </w:p>
    <w:p w:rsidR="006A32F2" w:rsidRPr="006A32F2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05611C">
        <w:rPr>
          <w:rFonts w:ascii="Arial" w:hAnsi="Arial" w:cs="Arial"/>
          <w:sz w:val="24"/>
          <w:szCs w:val="24"/>
        </w:rPr>
        <w:t xml:space="preserve">Finalmente, o capítulo </w:t>
      </w:r>
      <w:r w:rsidR="001D56BC">
        <w:rPr>
          <w:rFonts w:ascii="Arial" w:hAnsi="Arial" w:cs="Arial"/>
          <w:sz w:val="24"/>
          <w:szCs w:val="24"/>
        </w:rPr>
        <w:t>9</w:t>
      </w:r>
      <w:r w:rsidR="006A32F2" w:rsidRPr="0005611C">
        <w:rPr>
          <w:rFonts w:ascii="Arial" w:hAnsi="Arial" w:cs="Arial"/>
          <w:sz w:val="24"/>
          <w:szCs w:val="24"/>
        </w:rPr>
        <w:t>, vai tratar do Plano de Implantação e Plano de Contingência, que contém instruções a serem seguidas em caso de indisponibilidade do sistema.</w:t>
      </w:r>
    </w:p>
    <w:p w:rsidR="00CD50E9" w:rsidRDefault="006A32F2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05611C">
        <w:rPr>
          <w:rFonts w:ascii="Arial" w:hAnsi="Arial" w:cs="Arial"/>
          <w:sz w:val="24"/>
          <w:szCs w:val="24"/>
        </w:rPr>
        <w:t>Ao final do documento são encontradas as referências bibliográficas, o glossário de termos do negócio e os anexos com os formulários, modelos e demais artefatos usados no processo atual. O Manual do Usuário será apresentado em um documento separado desta documentação.</w:t>
      </w:r>
    </w:p>
    <w:p w:rsidR="00443C98" w:rsidRDefault="00443C9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6A32F2" w:rsidRDefault="006A32F2" w:rsidP="00AC1F9A">
      <w:pPr>
        <w:pStyle w:val="Heading1"/>
        <w:spacing w:before="300" w:after="300" w:line="240" w:lineRule="auto"/>
        <w:jc w:val="both"/>
      </w:pPr>
      <w:bookmarkStart w:id="8" w:name="_Toc398026500"/>
      <w:r>
        <w:lastRenderedPageBreak/>
        <w:t>Modelagem do Negócio</w:t>
      </w:r>
      <w:bookmarkEnd w:id="8"/>
    </w:p>
    <w:p w:rsidR="006A32F2" w:rsidRDefault="00A53A2B" w:rsidP="00AC1F9A">
      <w:pPr>
        <w:autoSpaceDE w:val="0"/>
        <w:autoSpaceDN w:val="0"/>
        <w:adjustRightInd w:val="0"/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A53A2B">
        <w:rPr>
          <w:rFonts w:ascii="Arial" w:hAnsi="Arial" w:cs="Arial"/>
          <w:sz w:val="24"/>
          <w:szCs w:val="24"/>
        </w:rPr>
        <w:t>Neste capítulo são apresentadas as características da empresa, uma</w:t>
      </w:r>
      <w:r w:rsidR="001D56BC">
        <w:rPr>
          <w:rFonts w:ascii="Arial" w:hAnsi="Arial" w:cs="Arial"/>
          <w:sz w:val="24"/>
          <w:szCs w:val="24"/>
        </w:rPr>
        <w:t xml:space="preserve"> </w:t>
      </w:r>
      <w:r w:rsidRPr="00A53A2B">
        <w:rPr>
          <w:rFonts w:ascii="Arial" w:hAnsi="Arial" w:cs="Arial"/>
          <w:sz w:val="24"/>
          <w:szCs w:val="24"/>
        </w:rPr>
        <w:t>descrição do processo atual de funcionamento da empresa, os problemas</w:t>
      </w:r>
      <w:r w:rsidR="001D56BC">
        <w:rPr>
          <w:rFonts w:ascii="Arial" w:hAnsi="Arial" w:cs="Arial"/>
          <w:sz w:val="24"/>
          <w:szCs w:val="24"/>
        </w:rPr>
        <w:t xml:space="preserve"> </w:t>
      </w:r>
      <w:r w:rsidRPr="00A53A2B">
        <w:rPr>
          <w:rFonts w:ascii="Arial" w:hAnsi="Arial" w:cs="Arial"/>
          <w:sz w:val="24"/>
          <w:szCs w:val="24"/>
        </w:rPr>
        <w:t>identificados, os casos de uso que estão dentro do escopo do sistema a ser</w:t>
      </w:r>
      <w:r w:rsidR="001D56BC">
        <w:rPr>
          <w:rFonts w:ascii="Arial" w:hAnsi="Arial" w:cs="Arial"/>
          <w:sz w:val="24"/>
          <w:szCs w:val="24"/>
        </w:rPr>
        <w:t xml:space="preserve"> </w:t>
      </w:r>
      <w:r w:rsidRPr="00A53A2B">
        <w:rPr>
          <w:rFonts w:ascii="Arial" w:hAnsi="Arial" w:cs="Arial"/>
          <w:sz w:val="24"/>
          <w:szCs w:val="24"/>
        </w:rPr>
        <w:t>desenvolvido, as necessidades detectadas e as expectativas do cliente.</w:t>
      </w:r>
    </w:p>
    <w:p w:rsidR="00627CF5" w:rsidRDefault="00627CF5" w:rsidP="00AC1F9A">
      <w:pPr>
        <w:autoSpaceDE w:val="0"/>
        <w:autoSpaceDN w:val="0"/>
        <w:adjustRightInd w:val="0"/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</w:p>
    <w:p w:rsidR="00A53A2B" w:rsidRDefault="00A53A2B" w:rsidP="00AC1F9A">
      <w:pPr>
        <w:pStyle w:val="Heading2"/>
        <w:spacing w:before="300" w:after="300" w:line="240" w:lineRule="auto"/>
        <w:jc w:val="both"/>
      </w:pPr>
      <w:bookmarkStart w:id="9" w:name="_Toc398026501"/>
      <w:r w:rsidRPr="00A53A2B">
        <w:t>Características</w:t>
      </w:r>
      <w:r w:rsidR="00A3008F">
        <w:t xml:space="preserve"> da Instituição</w:t>
      </w:r>
      <w:bookmarkEnd w:id="9"/>
    </w:p>
    <w:p w:rsidR="00A53A2B" w:rsidRDefault="00A53A2B" w:rsidP="00AC1F9A">
      <w:pPr>
        <w:autoSpaceDE w:val="0"/>
        <w:autoSpaceDN w:val="0"/>
        <w:adjustRightInd w:val="0"/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A53A2B">
        <w:rPr>
          <w:rFonts w:ascii="Arial" w:hAnsi="Arial" w:cs="Arial"/>
          <w:sz w:val="24"/>
          <w:szCs w:val="24"/>
        </w:rPr>
        <w:t>Para um melhor entendimento</w:t>
      </w:r>
      <w:r w:rsidR="001D56B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do negócio, serão apresentados: </w:t>
      </w:r>
      <w:r w:rsidRPr="00A53A2B">
        <w:rPr>
          <w:rFonts w:ascii="Arial" w:hAnsi="Arial" w:cs="Arial"/>
          <w:sz w:val="24"/>
          <w:szCs w:val="24"/>
        </w:rPr>
        <w:t>as</w:t>
      </w:r>
      <w:r w:rsidR="001D56BC">
        <w:rPr>
          <w:rFonts w:ascii="Arial" w:hAnsi="Arial" w:cs="Arial"/>
          <w:sz w:val="24"/>
          <w:szCs w:val="24"/>
        </w:rPr>
        <w:t xml:space="preserve"> </w:t>
      </w:r>
      <w:r w:rsidRPr="00A53A2B">
        <w:rPr>
          <w:rFonts w:ascii="Arial" w:hAnsi="Arial" w:cs="Arial"/>
          <w:sz w:val="24"/>
          <w:szCs w:val="24"/>
        </w:rPr>
        <w:t>características gerais da empresa, a estrutura físico-funcional, a estrutura</w:t>
      </w:r>
      <w:r w:rsidR="001D56BC">
        <w:rPr>
          <w:rFonts w:ascii="Arial" w:hAnsi="Arial" w:cs="Arial"/>
          <w:sz w:val="24"/>
          <w:szCs w:val="24"/>
        </w:rPr>
        <w:t xml:space="preserve"> </w:t>
      </w:r>
      <w:r w:rsidRPr="00A53A2B">
        <w:rPr>
          <w:rFonts w:ascii="Arial" w:hAnsi="Arial" w:cs="Arial"/>
          <w:sz w:val="24"/>
          <w:szCs w:val="24"/>
        </w:rPr>
        <w:t>organizacional com organograma e o processo atual de execução das tarefas.</w:t>
      </w:r>
    </w:p>
    <w:p w:rsidR="00627CF5" w:rsidRDefault="00627CF5" w:rsidP="00AC1F9A">
      <w:pPr>
        <w:autoSpaceDE w:val="0"/>
        <w:autoSpaceDN w:val="0"/>
        <w:adjustRightInd w:val="0"/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</w:p>
    <w:p w:rsidR="00A53A2B" w:rsidRDefault="009D1E22" w:rsidP="00AC1F9A">
      <w:pPr>
        <w:pStyle w:val="Heading3"/>
        <w:spacing w:before="300" w:after="300" w:line="240" w:lineRule="auto"/>
        <w:jc w:val="both"/>
        <w:rPr>
          <w:rFonts w:eastAsiaTheme="minorHAnsi"/>
        </w:rPr>
      </w:pPr>
      <w:bookmarkStart w:id="10" w:name="_Toc398026502"/>
      <w:r w:rsidRPr="009D1E22">
        <w:rPr>
          <w:rFonts w:eastAsiaTheme="minorHAnsi"/>
        </w:rPr>
        <w:t>Características Gerais</w:t>
      </w:r>
      <w:bookmarkEnd w:id="10"/>
      <w:r w:rsidRPr="009D1E22">
        <w:rPr>
          <w:rFonts w:eastAsiaTheme="minorHAnsi"/>
        </w:rPr>
        <w:t> </w:t>
      </w:r>
    </w:p>
    <w:p w:rsidR="003466EA" w:rsidRDefault="00A53A2B" w:rsidP="003466E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E56897">
        <w:rPr>
          <w:rFonts w:ascii="Arial" w:hAnsi="Arial" w:cs="Arial"/>
          <w:sz w:val="24"/>
          <w:szCs w:val="24"/>
        </w:rPr>
        <w:t>A DentRio, é um</w:t>
      </w:r>
      <w:r w:rsidR="008D0D12">
        <w:rPr>
          <w:rFonts w:ascii="Arial" w:hAnsi="Arial" w:cs="Arial"/>
          <w:sz w:val="24"/>
          <w:szCs w:val="24"/>
        </w:rPr>
        <w:t>a</w:t>
      </w:r>
      <w:r w:rsidRPr="00E56897">
        <w:rPr>
          <w:rFonts w:ascii="Arial" w:hAnsi="Arial" w:cs="Arial"/>
          <w:sz w:val="24"/>
          <w:szCs w:val="24"/>
        </w:rPr>
        <w:t xml:space="preserve"> </w:t>
      </w:r>
      <w:r w:rsidR="008D0D12">
        <w:rPr>
          <w:rFonts w:ascii="Arial" w:hAnsi="Arial" w:cs="Arial"/>
          <w:sz w:val="24"/>
          <w:szCs w:val="24"/>
        </w:rPr>
        <w:t>Clínica</w:t>
      </w:r>
      <w:r w:rsidRPr="00E56897">
        <w:rPr>
          <w:rFonts w:ascii="Arial" w:hAnsi="Arial" w:cs="Arial"/>
          <w:sz w:val="24"/>
          <w:szCs w:val="24"/>
        </w:rPr>
        <w:t xml:space="preserve"> de </w:t>
      </w:r>
      <w:r w:rsidR="008D0D12">
        <w:rPr>
          <w:rFonts w:ascii="Arial" w:hAnsi="Arial" w:cs="Arial"/>
          <w:sz w:val="24"/>
          <w:szCs w:val="24"/>
        </w:rPr>
        <w:t>O</w:t>
      </w:r>
      <w:r w:rsidRPr="00E56897">
        <w:rPr>
          <w:rFonts w:ascii="Arial" w:hAnsi="Arial" w:cs="Arial"/>
          <w:sz w:val="24"/>
          <w:szCs w:val="24"/>
        </w:rPr>
        <w:t xml:space="preserve">dontologia que </w:t>
      </w:r>
      <w:r>
        <w:rPr>
          <w:rFonts w:ascii="Arial" w:hAnsi="Arial" w:cs="Arial"/>
          <w:sz w:val="24"/>
          <w:szCs w:val="24"/>
        </w:rPr>
        <w:t>fornece</w:t>
      </w:r>
      <w:r w:rsidRPr="00E56897">
        <w:rPr>
          <w:rFonts w:ascii="Arial" w:hAnsi="Arial" w:cs="Arial"/>
          <w:sz w:val="24"/>
          <w:szCs w:val="24"/>
        </w:rPr>
        <w:t xml:space="preserve"> um atendimento de qualidade, especializado e específico com materiais de ótima qualidade em uma região de classe baixa (comunidade da </w:t>
      </w:r>
      <w:commentRangeStart w:id="11"/>
      <w:r w:rsidRPr="00E56897">
        <w:rPr>
          <w:rFonts w:ascii="Arial" w:hAnsi="Arial" w:cs="Arial"/>
          <w:sz w:val="24"/>
          <w:szCs w:val="24"/>
        </w:rPr>
        <w:t>Rocinha</w:t>
      </w:r>
      <w:commentRangeEnd w:id="11"/>
      <w:r w:rsidR="00B81403">
        <w:rPr>
          <w:rStyle w:val="CommentReference"/>
        </w:rPr>
        <w:commentReference w:id="11"/>
      </w:r>
      <w:r w:rsidRPr="00E56897">
        <w:rPr>
          <w:rFonts w:ascii="Arial" w:hAnsi="Arial" w:cs="Arial"/>
          <w:sz w:val="24"/>
          <w:szCs w:val="24"/>
        </w:rPr>
        <w:t xml:space="preserve">). </w:t>
      </w:r>
      <w:r w:rsidR="001E5497">
        <w:rPr>
          <w:rFonts w:ascii="Arial" w:hAnsi="Arial" w:cs="Arial"/>
          <w:sz w:val="24"/>
          <w:szCs w:val="24"/>
        </w:rPr>
        <w:t xml:space="preserve">A clínica é administrada pelos sócios </w:t>
      </w:r>
      <w:r w:rsidR="001E5497" w:rsidRPr="00E56897">
        <w:rPr>
          <w:rFonts w:ascii="Arial" w:hAnsi="Arial" w:cs="Arial"/>
          <w:sz w:val="24"/>
          <w:szCs w:val="24"/>
        </w:rPr>
        <w:t>Luiz Paulo e Luciana</w:t>
      </w:r>
      <w:r w:rsidR="001E5497">
        <w:rPr>
          <w:rFonts w:ascii="Arial" w:hAnsi="Arial" w:cs="Arial"/>
          <w:sz w:val="24"/>
          <w:szCs w:val="24"/>
        </w:rPr>
        <w:t xml:space="preserve"> Frade.</w:t>
      </w:r>
    </w:p>
    <w:p w:rsidR="000B18DD" w:rsidRPr="001E08CB" w:rsidRDefault="000B18DD" w:rsidP="003466E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  <w:highlight w:val="green"/>
        </w:rPr>
      </w:pPr>
      <w:r w:rsidRPr="001E08CB">
        <w:rPr>
          <w:rFonts w:ascii="Arial" w:hAnsi="Arial" w:cs="Arial"/>
          <w:sz w:val="24"/>
          <w:szCs w:val="24"/>
          <w:highlight w:val="green"/>
        </w:rPr>
        <w:t xml:space="preserve">O sócio Luiz Paulo </w:t>
      </w:r>
      <w:r w:rsidR="00627CF5">
        <w:rPr>
          <w:rFonts w:ascii="Arial" w:hAnsi="Arial" w:cs="Arial"/>
          <w:sz w:val="24"/>
          <w:szCs w:val="24"/>
          <w:highlight w:val="green"/>
        </w:rPr>
        <w:t xml:space="preserve">é graduado </w:t>
      </w:r>
      <w:r w:rsidRPr="001E08CB">
        <w:rPr>
          <w:rFonts w:ascii="Arial" w:hAnsi="Arial" w:cs="Arial"/>
          <w:sz w:val="24"/>
          <w:szCs w:val="24"/>
          <w:highlight w:val="green"/>
        </w:rPr>
        <w:t>em Odontologia na Universidade Estácio de Sá e atualmente está se especializando em Implantodontia pela mesma universidade</w:t>
      </w:r>
      <w:r w:rsidR="00627CF5">
        <w:rPr>
          <w:rFonts w:ascii="Arial" w:hAnsi="Arial" w:cs="Arial"/>
          <w:sz w:val="24"/>
          <w:szCs w:val="24"/>
          <w:highlight w:val="green"/>
        </w:rPr>
        <w:t xml:space="preserve"> com previsão para formatura em Dezembro/2014</w:t>
      </w:r>
      <w:r w:rsidRPr="001E08CB">
        <w:rPr>
          <w:rFonts w:ascii="Arial" w:hAnsi="Arial" w:cs="Arial"/>
          <w:sz w:val="24"/>
          <w:szCs w:val="24"/>
          <w:highlight w:val="green"/>
        </w:rPr>
        <w:t>.</w:t>
      </w:r>
    </w:p>
    <w:p w:rsidR="000B18DD" w:rsidRDefault="000B18DD" w:rsidP="003466E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1E08CB">
        <w:rPr>
          <w:rFonts w:ascii="Arial" w:hAnsi="Arial" w:cs="Arial"/>
          <w:sz w:val="24"/>
          <w:szCs w:val="24"/>
          <w:highlight w:val="green"/>
        </w:rPr>
        <w:t xml:space="preserve">A sócia Luciana Frade </w:t>
      </w:r>
      <w:r w:rsidR="00627CF5">
        <w:rPr>
          <w:rFonts w:ascii="Arial" w:hAnsi="Arial" w:cs="Arial"/>
          <w:sz w:val="24"/>
          <w:szCs w:val="24"/>
          <w:highlight w:val="green"/>
        </w:rPr>
        <w:t>é graduada</w:t>
      </w:r>
      <w:r w:rsidRPr="001E08CB">
        <w:rPr>
          <w:rFonts w:ascii="Arial" w:hAnsi="Arial" w:cs="Arial"/>
          <w:sz w:val="24"/>
          <w:szCs w:val="24"/>
          <w:highlight w:val="green"/>
        </w:rPr>
        <w:t xml:space="preserve"> em Odontologia na Universidade Gama Filho e se especializou em Dentística pela </w:t>
      </w:r>
      <w:r w:rsidR="00A6210C" w:rsidRPr="001E08CB">
        <w:rPr>
          <w:rFonts w:ascii="Arial" w:hAnsi="Arial" w:cs="Arial"/>
          <w:sz w:val="24"/>
          <w:szCs w:val="24"/>
          <w:highlight w:val="green"/>
        </w:rPr>
        <w:t>Associação Brasileira de Odontologia - RJ</w:t>
      </w:r>
      <w:r w:rsidRPr="001E08CB">
        <w:rPr>
          <w:rFonts w:ascii="Arial" w:hAnsi="Arial" w:cs="Arial"/>
          <w:sz w:val="24"/>
          <w:szCs w:val="24"/>
          <w:highlight w:val="green"/>
        </w:rPr>
        <w:t>.</w:t>
      </w:r>
    </w:p>
    <w:p w:rsidR="000B18DD" w:rsidRDefault="000B18DD" w:rsidP="003466E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</w:p>
    <w:p w:rsidR="00B81403" w:rsidRDefault="00B81403" w:rsidP="00AC1F9A">
      <w:pPr>
        <w:pStyle w:val="Heading3"/>
        <w:spacing w:before="300" w:after="300" w:line="240" w:lineRule="auto"/>
        <w:jc w:val="both"/>
        <w:rPr>
          <w:rFonts w:eastAsiaTheme="minorHAnsi"/>
        </w:rPr>
      </w:pPr>
      <w:bookmarkStart w:id="12" w:name="_Toc398026503"/>
      <w:r>
        <w:rPr>
          <w:rFonts w:eastAsiaTheme="minorHAnsi"/>
        </w:rPr>
        <w:t>Estrutura Físico-Funcional</w:t>
      </w:r>
      <w:bookmarkEnd w:id="12"/>
    </w:p>
    <w:p w:rsidR="00A53A2B" w:rsidRPr="009D1E22" w:rsidRDefault="00B81403" w:rsidP="000F497C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1E08CB">
        <w:rPr>
          <w:rFonts w:ascii="Arial" w:hAnsi="Arial" w:cs="Arial"/>
          <w:sz w:val="24"/>
          <w:szCs w:val="24"/>
          <w:highlight w:val="green"/>
        </w:rPr>
        <w:t xml:space="preserve">A </w:t>
      </w:r>
      <w:r w:rsidR="00871CB5" w:rsidRPr="001E08CB">
        <w:rPr>
          <w:rFonts w:ascii="Arial" w:hAnsi="Arial" w:cs="Arial"/>
          <w:sz w:val="24"/>
          <w:szCs w:val="24"/>
          <w:highlight w:val="green"/>
        </w:rPr>
        <w:t xml:space="preserve">DentRio </w:t>
      </w:r>
      <w:ins w:id="13" w:author="314017" w:date="2014-09-02T19:07:00Z">
        <w:r w:rsidR="005E65F0" w:rsidRPr="001E08CB">
          <w:rPr>
            <w:rFonts w:ascii="Arial" w:hAnsi="Arial" w:cs="Arial"/>
            <w:sz w:val="24"/>
            <w:szCs w:val="24"/>
            <w:highlight w:val="green"/>
          </w:rPr>
          <w:t xml:space="preserve">atualmente possui </w:t>
        </w:r>
      </w:ins>
      <w:ins w:id="14" w:author="314017" w:date="2014-09-02T19:10:00Z">
        <w:r w:rsidR="005E65F0" w:rsidRPr="001E08CB">
          <w:rPr>
            <w:rFonts w:ascii="Arial" w:hAnsi="Arial" w:cs="Arial"/>
            <w:sz w:val="24"/>
            <w:szCs w:val="24"/>
            <w:highlight w:val="green"/>
          </w:rPr>
          <w:t>uma clínica com dois consultórios</w:t>
        </w:r>
      </w:ins>
      <w:ins w:id="15" w:author="314017" w:date="2014-09-02T19:08:00Z">
        <w:r w:rsidR="005E65F0" w:rsidRPr="001E08CB">
          <w:rPr>
            <w:rFonts w:ascii="Arial" w:hAnsi="Arial" w:cs="Arial"/>
            <w:sz w:val="24"/>
            <w:szCs w:val="24"/>
            <w:highlight w:val="green"/>
          </w:rPr>
          <w:t xml:space="preserve"> que </w:t>
        </w:r>
      </w:ins>
      <w:r w:rsidR="00871CB5" w:rsidRPr="001E08CB">
        <w:rPr>
          <w:rFonts w:ascii="Arial" w:hAnsi="Arial" w:cs="Arial"/>
          <w:sz w:val="24"/>
          <w:szCs w:val="24"/>
          <w:highlight w:val="green"/>
        </w:rPr>
        <w:t>está situad</w:t>
      </w:r>
      <w:del w:id="16" w:author="314017" w:date="2014-09-02T19:08:00Z">
        <w:r w:rsidR="00871CB5" w:rsidRPr="001E08CB" w:rsidDel="005E65F0">
          <w:rPr>
            <w:rFonts w:ascii="Arial" w:hAnsi="Arial" w:cs="Arial"/>
            <w:sz w:val="24"/>
            <w:szCs w:val="24"/>
            <w:highlight w:val="green"/>
          </w:rPr>
          <w:delText>a</w:delText>
        </w:r>
      </w:del>
      <w:ins w:id="17" w:author="314017" w:date="2014-09-02T19:10:00Z">
        <w:r w:rsidR="005E65F0" w:rsidRPr="001E08CB">
          <w:rPr>
            <w:rFonts w:ascii="Arial" w:hAnsi="Arial" w:cs="Arial"/>
            <w:sz w:val="24"/>
            <w:szCs w:val="24"/>
            <w:highlight w:val="green"/>
          </w:rPr>
          <w:t>a</w:t>
        </w:r>
      </w:ins>
      <w:r w:rsidR="00871CB5" w:rsidRPr="001E08CB">
        <w:rPr>
          <w:rFonts w:ascii="Arial" w:hAnsi="Arial" w:cs="Arial"/>
          <w:sz w:val="24"/>
          <w:szCs w:val="24"/>
          <w:highlight w:val="green"/>
        </w:rPr>
        <w:t xml:space="preserve"> </w:t>
      </w:r>
      <w:r w:rsidR="008D0D12">
        <w:rPr>
          <w:rFonts w:ascii="Arial" w:hAnsi="Arial" w:cs="Arial"/>
          <w:sz w:val="24"/>
          <w:szCs w:val="24"/>
          <w:highlight w:val="green"/>
        </w:rPr>
        <w:t>n</w:t>
      </w:r>
      <w:r w:rsidR="00871CB5" w:rsidRPr="001E08CB">
        <w:rPr>
          <w:rFonts w:ascii="Arial" w:hAnsi="Arial" w:cs="Arial"/>
          <w:sz w:val="24"/>
          <w:szCs w:val="24"/>
          <w:highlight w:val="green"/>
        </w:rPr>
        <w:t>a comunidade da Rocinha,</w:t>
      </w:r>
      <w:r w:rsidR="00627CF5">
        <w:rPr>
          <w:rFonts w:ascii="Arial" w:hAnsi="Arial" w:cs="Arial"/>
          <w:sz w:val="24"/>
          <w:szCs w:val="24"/>
          <w:highlight w:val="green"/>
        </w:rPr>
        <w:t xml:space="preserve"> no seguinte endereço: </w:t>
      </w:r>
      <w:r w:rsidR="00873A66" w:rsidRPr="001E08CB">
        <w:rPr>
          <w:rFonts w:ascii="Arial" w:hAnsi="Arial" w:cs="Arial"/>
          <w:sz w:val="24"/>
          <w:szCs w:val="24"/>
          <w:highlight w:val="green"/>
        </w:rPr>
        <w:t xml:space="preserve"> Rua Travessa Escada, 4C </w:t>
      </w:r>
      <w:r w:rsidRPr="001E08CB">
        <w:rPr>
          <w:rFonts w:ascii="Arial" w:hAnsi="Arial" w:cs="Arial"/>
          <w:sz w:val="24"/>
          <w:szCs w:val="24"/>
          <w:highlight w:val="green"/>
        </w:rPr>
        <w:t xml:space="preserve">– </w:t>
      </w:r>
      <w:r w:rsidR="00871CB5" w:rsidRPr="001E08CB">
        <w:rPr>
          <w:rFonts w:ascii="Arial" w:hAnsi="Arial" w:cs="Arial"/>
          <w:sz w:val="24"/>
          <w:szCs w:val="24"/>
          <w:highlight w:val="green"/>
        </w:rPr>
        <w:t xml:space="preserve">São </w:t>
      </w:r>
      <w:commentRangeStart w:id="18"/>
      <w:r w:rsidR="00871CB5" w:rsidRPr="001E08CB">
        <w:rPr>
          <w:rFonts w:ascii="Arial" w:hAnsi="Arial" w:cs="Arial"/>
          <w:sz w:val="24"/>
          <w:szCs w:val="24"/>
          <w:highlight w:val="green"/>
        </w:rPr>
        <w:t>Conrado</w:t>
      </w:r>
      <w:commentRangeEnd w:id="18"/>
      <w:r w:rsidR="00130627" w:rsidRPr="001E08CB">
        <w:rPr>
          <w:rStyle w:val="CommentReference"/>
          <w:highlight w:val="green"/>
        </w:rPr>
        <w:commentReference w:id="18"/>
      </w:r>
      <w:r w:rsidRPr="001E08CB">
        <w:rPr>
          <w:rFonts w:ascii="Arial" w:hAnsi="Arial" w:cs="Arial"/>
          <w:sz w:val="24"/>
          <w:szCs w:val="24"/>
          <w:highlight w:val="green"/>
        </w:rPr>
        <w:t>.</w:t>
      </w:r>
      <w:r w:rsidR="00976B2D">
        <w:rPr>
          <w:rFonts w:ascii="Arial" w:hAnsi="Arial" w:cs="Arial"/>
          <w:sz w:val="24"/>
          <w:szCs w:val="24"/>
        </w:rPr>
        <w:br w:type="page"/>
      </w:r>
    </w:p>
    <w:p w:rsidR="009D1E22" w:rsidRDefault="009D1E22" w:rsidP="00AC1F9A">
      <w:pPr>
        <w:pStyle w:val="Heading3"/>
        <w:spacing w:before="300" w:after="300" w:line="240" w:lineRule="auto"/>
        <w:jc w:val="both"/>
        <w:rPr>
          <w:rFonts w:eastAsiaTheme="minorHAnsi"/>
        </w:rPr>
      </w:pPr>
      <w:bookmarkStart w:id="19" w:name="_Toc398026504"/>
      <w:r w:rsidRPr="009D1E22">
        <w:rPr>
          <w:rFonts w:eastAsiaTheme="minorHAnsi"/>
        </w:rPr>
        <w:lastRenderedPageBreak/>
        <w:t>Estrutura Organizacional</w:t>
      </w:r>
      <w:bookmarkEnd w:id="19"/>
    </w:p>
    <w:p w:rsidR="005E65F0" w:rsidRPr="001E08CB" w:rsidRDefault="00871CB5" w:rsidP="00AC1F9A">
      <w:pPr>
        <w:spacing w:before="300" w:after="300" w:line="240" w:lineRule="auto"/>
        <w:ind w:firstLine="283"/>
        <w:jc w:val="both"/>
        <w:rPr>
          <w:ins w:id="20" w:author="314017" w:date="2014-09-02T19:14:00Z"/>
          <w:rFonts w:ascii="Arial" w:hAnsi="Arial" w:cs="Arial"/>
          <w:sz w:val="24"/>
          <w:szCs w:val="24"/>
          <w:highlight w:val="green"/>
        </w:rPr>
      </w:pPr>
      <w:r w:rsidRPr="001E08CB">
        <w:rPr>
          <w:rFonts w:ascii="Arial" w:hAnsi="Arial" w:cs="Arial"/>
          <w:sz w:val="24"/>
          <w:szCs w:val="24"/>
          <w:highlight w:val="green"/>
        </w:rPr>
        <w:t xml:space="preserve">Atualmente, a empresa tem </w:t>
      </w:r>
      <w:del w:id="21" w:author="314017" w:date="2014-09-02T19:26:00Z">
        <w:r w:rsidR="00B3085E" w:rsidRPr="001E08CB" w:rsidDel="00AC13DF">
          <w:rPr>
            <w:rFonts w:ascii="Arial" w:hAnsi="Arial" w:cs="Arial"/>
            <w:sz w:val="24"/>
            <w:szCs w:val="24"/>
            <w:highlight w:val="green"/>
          </w:rPr>
          <w:delText>7</w:delText>
        </w:r>
        <w:r w:rsidRPr="001E08CB" w:rsidDel="00AC13DF">
          <w:rPr>
            <w:rFonts w:ascii="Arial" w:hAnsi="Arial" w:cs="Arial"/>
            <w:sz w:val="24"/>
            <w:szCs w:val="24"/>
            <w:highlight w:val="green"/>
          </w:rPr>
          <w:delText xml:space="preserve"> </w:delText>
        </w:r>
      </w:del>
      <w:ins w:id="22" w:author="314017" w:date="2014-09-02T19:26:00Z">
        <w:r w:rsidR="00AC13DF" w:rsidRPr="001E08CB">
          <w:rPr>
            <w:rFonts w:ascii="Arial" w:hAnsi="Arial" w:cs="Arial"/>
            <w:sz w:val="24"/>
            <w:szCs w:val="24"/>
            <w:highlight w:val="green"/>
          </w:rPr>
          <w:t xml:space="preserve">8 </w:t>
        </w:r>
      </w:ins>
      <w:r w:rsidRPr="001E08CB">
        <w:rPr>
          <w:rFonts w:ascii="Arial" w:hAnsi="Arial" w:cs="Arial"/>
          <w:sz w:val="24"/>
          <w:szCs w:val="24"/>
          <w:highlight w:val="green"/>
        </w:rPr>
        <w:t>colaboradores</w:t>
      </w:r>
      <w:r w:rsidR="00B3085E" w:rsidRPr="001E08CB">
        <w:rPr>
          <w:rFonts w:ascii="Arial" w:hAnsi="Arial" w:cs="Arial"/>
          <w:sz w:val="24"/>
          <w:szCs w:val="24"/>
          <w:highlight w:val="green"/>
        </w:rPr>
        <w:t xml:space="preserve"> (incluindo os dois sócios)</w:t>
      </w:r>
      <w:ins w:id="23" w:author="314017" w:date="2014-09-02T19:15:00Z">
        <w:r w:rsidR="00D943E6" w:rsidRPr="001E08CB">
          <w:rPr>
            <w:rFonts w:ascii="Arial" w:hAnsi="Arial" w:cs="Arial"/>
            <w:sz w:val="24"/>
            <w:szCs w:val="24"/>
            <w:highlight w:val="green"/>
          </w:rPr>
          <w:t xml:space="preserve"> e os</w:t>
        </w:r>
      </w:ins>
      <w:del w:id="24" w:author="314017" w:date="2014-09-02T19:15:00Z">
        <w:r w:rsidR="00B3085E" w:rsidRPr="001E08CB" w:rsidDel="00D943E6">
          <w:rPr>
            <w:rFonts w:ascii="Arial" w:hAnsi="Arial" w:cs="Arial"/>
            <w:sz w:val="24"/>
            <w:szCs w:val="24"/>
            <w:highlight w:val="green"/>
          </w:rPr>
          <w:delText>.</w:delText>
        </w:r>
      </w:del>
      <w:ins w:id="25" w:author="314017" w:date="2014-09-02T19:14:00Z">
        <w:r w:rsidR="00D943E6" w:rsidRPr="001E08CB">
          <w:rPr>
            <w:rFonts w:ascii="Arial" w:hAnsi="Arial" w:cs="Arial"/>
            <w:sz w:val="24"/>
            <w:szCs w:val="24"/>
            <w:highlight w:val="green"/>
          </w:rPr>
          <w:t xml:space="preserve"> turnos são divididos da seguinde </w:t>
        </w:r>
      </w:ins>
      <w:ins w:id="26" w:author="314017" w:date="2014-09-02T19:22:00Z">
        <w:r w:rsidR="00D943E6" w:rsidRPr="001E08CB">
          <w:rPr>
            <w:rFonts w:ascii="Arial" w:hAnsi="Arial" w:cs="Arial"/>
            <w:sz w:val="24"/>
            <w:szCs w:val="24"/>
            <w:highlight w:val="green"/>
          </w:rPr>
          <w:t>forma</w:t>
        </w:r>
      </w:ins>
      <w:ins w:id="27" w:author="314017" w:date="2014-09-02T19:14:00Z">
        <w:r w:rsidR="00D943E6" w:rsidRPr="001E08CB">
          <w:rPr>
            <w:rFonts w:ascii="Arial" w:hAnsi="Arial" w:cs="Arial"/>
            <w:sz w:val="24"/>
            <w:szCs w:val="24"/>
            <w:highlight w:val="green"/>
          </w:rPr>
          <w:t>:</w:t>
        </w:r>
      </w:ins>
    </w:p>
    <w:p w:rsidR="007B6C22" w:rsidRDefault="00D943E6">
      <w:pPr>
        <w:pStyle w:val="ListParagraph"/>
        <w:numPr>
          <w:ilvl w:val="0"/>
          <w:numId w:val="20"/>
        </w:numPr>
        <w:spacing w:before="300" w:after="300" w:line="240" w:lineRule="auto"/>
        <w:jc w:val="both"/>
        <w:rPr>
          <w:ins w:id="28" w:author="314017" w:date="2014-09-02T19:15:00Z"/>
          <w:rFonts w:ascii="Arial" w:hAnsi="Arial" w:cs="Arial"/>
          <w:sz w:val="24"/>
          <w:szCs w:val="24"/>
          <w:highlight w:val="green"/>
        </w:rPr>
        <w:pPrChange w:id="29" w:author="314017" w:date="2014-09-02T19:14:00Z">
          <w:pPr>
            <w:spacing w:before="300" w:after="300" w:line="240" w:lineRule="auto"/>
            <w:ind w:firstLine="283"/>
            <w:jc w:val="both"/>
          </w:pPr>
        </w:pPrChange>
      </w:pPr>
      <w:ins w:id="30" w:author="314017" w:date="2014-09-02T19:14:00Z">
        <w:r w:rsidRPr="001E08CB">
          <w:rPr>
            <w:rFonts w:ascii="Arial" w:hAnsi="Arial" w:cs="Arial"/>
            <w:sz w:val="24"/>
            <w:szCs w:val="24"/>
            <w:highlight w:val="green"/>
          </w:rPr>
          <w:t xml:space="preserve">Secretárias: de segunda à </w:t>
        </w:r>
      </w:ins>
      <w:ins w:id="31" w:author="314017" w:date="2014-09-02T19:15:00Z">
        <w:r w:rsidRPr="001E08CB">
          <w:rPr>
            <w:rFonts w:ascii="Arial" w:hAnsi="Arial" w:cs="Arial"/>
            <w:sz w:val="24"/>
            <w:szCs w:val="24"/>
            <w:highlight w:val="green"/>
          </w:rPr>
          <w:t>sexta das 10h às 20h e aos sábados das 8h às 14h.</w:t>
        </w:r>
      </w:ins>
    </w:p>
    <w:p w:rsidR="007B6C22" w:rsidRDefault="00D943E6">
      <w:pPr>
        <w:pStyle w:val="ListParagraph"/>
        <w:numPr>
          <w:ilvl w:val="0"/>
          <w:numId w:val="20"/>
        </w:numPr>
        <w:spacing w:before="300" w:after="300" w:line="240" w:lineRule="auto"/>
        <w:jc w:val="both"/>
        <w:rPr>
          <w:ins w:id="32" w:author="314017" w:date="2014-09-02T19:17:00Z"/>
          <w:rFonts w:ascii="Arial" w:hAnsi="Arial" w:cs="Arial"/>
          <w:sz w:val="24"/>
          <w:szCs w:val="24"/>
          <w:highlight w:val="green"/>
        </w:rPr>
        <w:pPrChange w:id="33" w:author="314017" w:date="2014-09-02T19:14:00Z">
          <w:pPr>
            <w:spacing w:before="300" w:after="300" w:line="240" w:lineRule="auto"/>
            <w:ind w:firstLine="283"/>
            <w:jc w:val="both"/>
          </w:pPr>
        </w:pPrChange>
      </w:pPr>
      <w:ins w:id="34" w:author="314017" w:date="2014-09-02T19:15:00Z">
        <w:r w:rsidRPr="001E08CB">
          <w:rPr>
            <w:rFonts w:ascii="Arial" w:hAnsi="Arial" w:cs="Arial"/>
            <w:sz w:val="24"/>
            <w:szCs w:val="24"/>
            <w:highlight w:val="green"/>
          </w:rPr>
          <w:t xml:space="preserve">Ortodontistas: </w:t>
        </w:r>
      </w:ins>
      <w:ins w:id="35" w:author="314017" w:date="2014-09-02T19:14:00Z">
        <w:r w:rsidRPr="001E08CB">
          <w:rPr>
            <w:rFonts w:ascii="Arial" w:hAnsi="Arial" w:cs="Arial"/>
            <w:sz w:val="24"/>
            <w:szCs w:val="24"/>
            <w:highlight w:val="green"/>
          </w:rPr>
          <w:t xml:space="preserve"> </w:t>
        </w:r>
      </w:ins>
      <w:ins w:id="36" w:author="314017" w:date="2014-09-02T19:17:00Z">
        <w:r w:rsidR="00AC13DF" w:rsidRPr="001E08CB">
          <w:rPr>
            <w:rFonts w:ascii="Arial" w:hAnsi="Arial" w:cs="Arial"/>
            <w:sz w:val="24"/>
            <w:szCs w:val="24"/>
            <w:highlight w:val="green"/>
          </w:rPr>
          <w:t xml:space="preserve">Um orto </w:t>
        </w:r>
      </w:ins>
      <w:ins w:id="37" w:author="314017" w:date="2014-09-02T19:25:00Z">
        <w:r w:rsidR="00AC13DF" w:rsidRPr="001E08CB">
          <w:rPr>
            <w:rFonts w:ascii="Arial" w:hAnsi="Arial" w:cs="Arial"/>
            <w:sz w:val="24"/>
            <w:szCs w:val="24"/>
            <w:highlight w:val="green"/>
          </w:rPr>
          <w:t>toda</w:t>
        </w:r>
      </w:ins>
      <w:r w:rsidR="008D0D12">
        <w:rPr>
          <w:rFonts w:ascii="Arial" w:hAnsi="Arial" w:cs="Arial"/>
          <w:sz w:val="24"/>
          <w:szCs w:val="24"/>
          <w:highlight w:val="green"/>
        </w:rPr>
        <w:t xml:space="preserve">s às </w:t>
      </w:r>
      <w:ins w:id="38" w:author="314017" w:date="2014-09-02T19:17:00Z">
        <w:r w:rsidRPr="001E08CB">
          <w:rPr>
            <w:rFonts w:ascii="Arial" w:hAnsi="Arial" w:cs="Arial"/>
            <w:sz w:val="24"/>
            <w:szCs w:val="24"/>
            <w:highlight w:val="green"/>
          </w:rPr>
          <w:t>terça</w:t>
        </w:r>
      </w:ins>
      <w:r w:rsidR="008D0D12">
        <w:rPr>
          <w:rFonts w:ascii="Arial" w:hAnsi="Arial" w:cs="Arial"/>
          <w:sz w:val="24"/>
          <w:szCs w:val="24"/>
          <w:highlight w:val="green"/>
        </w:rPr>
        <w:t>s</w:t>
      </w:r>
      <w:ins w:id="39" w:author="314017" w:date="2014-09-02T19:17:00Z">
        <w:r w:rsidRPr="001E08CB">
          <w:rPr>
            <w:rFonts w:ascii="Arial" w:hAnsi="Arial" w:cs="Arial"/>
            <w:sz w:val="24"/>
            <w:szCs w:val="24"/>
            <w:highlight w:val="green"/>
          </w:rPr>
          <w:t xml:space="preserve"> e quintas</w:t>
        </w:r>
      </w:ins>
      <w:ins w:id="40" w:author="314017" w:date="2014-09-02T19:25:00Z">
        <w:r w:rsidR="00AC13DF" w:rsidRPr="001E08CB">
          <w:rPr>
            <w:rFonts w:ascii="Arial" w:hAnsi="Arial" w:cs="Arial"/>
            <w:sz w:val="24"/>
            <w:szCs w:val="24"/>
            <w:highlight w:val="green"/>
          </w:rPr>
          <w:t>-feiras</w:t>
        </w:r>
      </w:ins>
      <w:ins w:id="41" w:author="314017" w:date="2014-09-02T19:17:00Z">
        <w:r w:rsidRPr="001E08CB">
          <w:rPr>
            <w:rFonts w:ascii="Arial" w:hAnsi="Arial" w:cs="Arial"/>
            <w:sz w:val="24"/>
            <w:szCs w:val="24"/>
            <w:highlight w:val="green"/>
          </w:rPr>
          <w:t xml:space="preserve"> de 15 em 15 dias e  outro orto às quintas</w:t>
        </w:r>
      </w:ins>
      <w:ins w:id="42" w:author="314017" w:date="2014-09-02T19:25:00Z">
        <w:r w:rsidR="00AC13DF" w:rsidRPr="001E08CB">
          <w:rPr>
            <w:rFonts w:ascii="Arial" w:hAnsi="Arial" w:cs="Arial"/>
            <w:sz w:val="24"/>
            <w:szCs w:val="24"/>
            <w:highlight w:val="green"/>
          </w:rPr>
          <w:t>-feiras</w:t>
        </w:r>
      </w:ins>
      <w:ins w:id="43" w:author="314017" w:date="2014-09-02T19:17:00Z">
        <w:r w:rsidRPr="001E08CB">
          <w:rPr>
            <w:rFonts w:ascii="Arial" w:hAnsi="Arial" w:cs="Arial"/>
            <w:sz w:val="24"/>
            <w:szCs w:val="24"/>
            <w:highlight w:val="green"/>
          </w:rPr>
          <w:t xml:space="preserve"> de 15 em 15 dias.</w:t>
        </w:r>
      </w:ins>
    </w:p>
    <w:p w:rsidR="007B6C22" w:rsidRDefault="00D943E6">
      <w:pPr>
        <w:pStyle w:val="ListParagraph"/>
        <w:numPr>
          <w:ilvl w:val="0"/>
          <w:numId w:val="20"/>
        </w:numPr>
        <w:spacing w:before="300" w:after="300" w:line="240" w:lineRule="auto"/>
        <w:jc w:val="both"/>
        <w:rPr>
          <w:ins w:id="44" w:author="314017" w:date="2014-09-02T19:18:00Z"/>
          <w:rFonts w:ascii="Arial" w:hAnsi="Arial" w:cs="Arial"/>
          <w:sz w:val="24"/>
          <w:szCs w:val="24"/>
          <w:highlight w:val="green"/>
        </w:rPr>
        <w:pPrChange w:id="45" w:author="314017" w:date="2014-09-02T19:14:00Z">
          <w:pPr>
            <w:spacing w:before="300" w:after="300" w:line="240" w:lineRule="auto"/>
            <w:ind w:firstLine="283"/>
            <w:jc w:val="both"/>
          </w:pPr>
        </w:pPrChange>
      </w:pPr>
      <w:ins w:id="46" w:author="314017" w:date="2014-09-02T19:17:00Z">
        <w:r w:rsidRPr="001E08CB">
          <w:rPr>
            <w:rFonts w:ascii="Arial" w:hAnsi="Arial" w:cs="Arial"/>
            <w:sz w:val="24"/>
            <w:szCs w:val="24"/>
            <w:highlight w:val="green"/>
          </w:rPr>
          <w:t xml:space="preserve">Endodontistas: </w:t>
        </w:r>
      </w:ins>
      <w:ins w:id="47" w:author="314017" w:date="2014-09-02T19:23:00Z">
        <w:r w:rsidR="00AC13DF" w:rsidRPr="001E08CB">
          <w:rPr>
            <w:rFonts w:ascii="Arial" w:hAnsi="Arial" w:cs="Arial"/>
            <w:sz w:val="24"/>
            <w:szCs w:val="24"/>
            <w:highlight w:val="green"/>
          </w:rPr>
          <w:t>Ambos</w:t>
        </w:r>
      </w:ins>
      <w:ins w:id="48" w:author="314017" w:date="2014-09-02T19:18:00Z">
        <w:r w:rsidRPr="001E08CB">
          <w:rPr>
            <w:rFonts w:ascii="Arial" w:hAnsi="Arial" w:cs="Arial"/>
            <w:sz w:val="24"/>
            <w:szCs w:val="24"/>
            <w:highlight w:val="green"/>
          </w:rPr>
          <w:t xml:space="preserve"> </w:t>
        </w:r>
      </w:ins>
      <w:ins w:id="49" w:author="314017" w:date="2014-09-02T19:23:00Z">
        <w:r w:rsidR="00AC13DF" w:rsidRPr="001E08CB">
          <w:rPr>
            <w:rFonts w:ascii="Arial" w:hAnsi="Arial" w:cs="Arial"/>
            <w:sz w:val="24"/>
            <w:szCs w:val="24"/>
            <w:highlight w:val="green"/>
          </w:rPr>
          <w:t>trabalham</w:t>
        </w:r>
      </w:ins>
      <w:ins w:id="50" w:author="314017" w:date="2014-09-02T19:18:00Z">
        <w:r w:rsidRPr="001E08CB">
          <w:rPr>
            <w:rFonts w:ascii="Arial" w:hAnsi="Arial" w:cs="Arial"/>
            <w:sz w:val="24"/>
            <w:szCs w:val="24"/>
            <w:highlight w:val="green"/>
          </w:rPr>
          <w:t xml:space="preserve"> às quartas</w:t>
        </w:r>
      </w:ins>
      <w:ins w:id="51" w:author="314017" w:date="2014-09-02T19:23:00Z">
        <w:r w:rsidR="00AC13DF" w:rsidRPr="001E08CB">
          <w:rPr>
            <w:rFonts w:ascii="Arial" w:hAnsi="Arial" w:cs="Arial"/>
            <w:sz w:val="24"/>
            <w:szCs w:val="24"/>
            <w:highlight w:val="green"/>
          </w:rPr>
          <w:t>-feira</w:t>
        </w:r>
      </w:ins>
      <w:ins w:id="52" w:author="314017" w:date="2014-09-02T19:24:00Z">
        <w:r w:rsidR="00AC13DF" w:rsidRPr="001E08CB">
          <w:rPr>
            <w:rFonts w:ascii="Arial" w:hAnsi="Arial" w:cs="Arial"/>
            <w:sz w:val="24"/>
            <w:szCs w:val="24"/>
            <w:highlight w:val="green"/>
          </w:rPr>
          <w:t>s</w:t>
        </w:r>
      </w:ins>
      <w:ins w:id="53" w:author="314017" w:date="2014-09-02T19:18:00Z">
        <w:r w:rsidRPr="001E08CB">
          <w:rPr>
            <w:rFonts w:ascii="Arial" w:hAnsi="Arial" w:cs="Arial"/>
            <w:sz w:val="24"/>
            <w:szCs w:val="24"/>
            <w:highlight w:val="green"/>
          </w:rPr>
          <w:t xml:space="preserve"> de 15 em 15 dias</w:t>
        </w:r>
      </w:ins>
      <w:ins w:id="54" w:author="314017" w:date="2014-09-02T19:23:00Z">
        <w:r w:rsidR="00AC13DF" w:rsidRPr="001E08CB">
          <w:rPr>
            <w:rFonts w:ascii="Arial" w:hAnsi="Arial" w:cs="Arial"/>
            <w:sz w:val="24"/>
            <w:szCs w:val="24"/>
            <w:highlight w:val="green"/>
          </w:rPr>
          <w:t>.</w:t>
        </w:r>
      </w:ins>
    </w:p>
    <w:p w:rsidR="007B6C22" w:rsidRDefault="00D943E6">
      <w:pPr>
        <w:pStyle w:val="ListParagraph"/>
        <w:numPr>
          <w:ilvl w:val="0"/>
          <w:numId w:val="20"/>
        </w:numPr>
        <w:spacing w:before="300" w:after="300" w:line="240" w:lineRule="auto"/>
        <w:jc w:val="both"/>
        <w:rPr>
          <w:rFonts w:ascii="Arial" w:hAnsi="Arial" w:cs="Arial"/>
          <w:sz w:val="24"/>
          <w:szCs w:val="24"/>
          <w:highlight w:val="green"/>
          <w:rPrChange w:id="55" w:author="314017" w:date="2014-09-02T19:14:00Z">
            <w:rPr/>
          </w:rPrChange>
        </w:rPr>
        <w:pPrChange w:id="56" w:author="314017" w:date="2014-09-02T19:14:00Z">
          <w:pPr>
            <w:spacing w:before="300" w:after="300" w:line="240" w:lineRule="auto"/>
            <w:ind w:firstLine="283"/>
            <w:jc w:val="both"/>
          </w:pPr>
        </w:pPrChange>
      </w:pPr>
      <w:ins w:id="57" w:author="314017" w:date="2014-09-02T19:18:00Z">
        <w:r w:rsidRPr="001E08CB">
          <w:rPr>
            <w:rFonts w:ascii="Arial" w:hAnsi="Arial" w:cs="Arial"/>
            <w:sz w:val="24"/>
            <w:szCs w:val="24"/>
            <w:highlight w:val="green"/>
          </w:rPr>
          <w:t xml:space="preserve">Sócios: </w:t>
        </w:r>
      </w:ins>
      <w:ins w:id="58" w:author="314017" w:date="2014-09-02T19:26:00Z">
        <w:r w:rsidR="00AC13DF" w:rsidRPr="001E08CB">
          <w:rPr>
            <w:rFonts w:ascii="Arial" w:hAnsi="Arial" w:cs="Arial"/>
            <w:sz w:val="24"/>
            <w:szCs w:val="24"/>
            <w:highlight w:val="green"/>
          </w:rPr>
          <w:t xml:space="preserve">O sócio </w:t>
        </w:r>
      </w:ins>
      <w:ins w:id="59" w:author="314017" w:date="2014-09-02T19:18:00Z">
        <w:r w:rsidRPr="001E08CB">
          <w:rPr>
            <w:rFonts w:ascii="Arial" w:hAnsi="Arial" w:cs="Arial"/>
            <w:sz w:val="24"/>
            <w:szCs w:val="24"/>
            <w:highlight w:val="green"/>
          </w:rPr>
          <w:t xml:space="preserve">Luiz Paulo </w:t>
        </w:r>
      </w:ins>
      <w:ins w:id="60" w:author="314017" w:date="2014-09-02T19:21:00Z">
        <w:r w:rsidRPr="001E08CB">
          <w:rPr>
            <w:rFonts w:ascii="Arial" w:hAnsi="Arial" w:cs="Arial"/>
            <w:sz w:val="24"/>
            <w:szCs w:val="24"/>
            <w:highlight w:val="green"/>
          </w:rPr>
          <w:t xml:space="preserve">trabalha </w:t>
        </w:r>
      </w:ins>
      <w:ins w:id="61" w:author="314017" w:date="2014-09-02T19:18:00Z">
        <w:r w:rsidRPr="001E08CB">
          <w:rPr>
            <w:rFonts w:ascii="Arial" w:hAnsi="Arial" w:cs="Arial"/>
            <w:sz w:val="24"/>
            <w:szCs w:val="24"/>
            <w:highlight w:val="green"/>
          </w:rPr>
          <w:t xml:space="preserve">todas </w:t>
        </w:r>
      </w:ins>
      <w:ins w:id="62" w:author="314017" w:date="2014-09-02T19:19:00Z">
        <w:r w:rsidRPr="001E08CB">
          <w:rPr>
            <w:rFonts w:ascii="Arial" w:hAnsi="Arial" w:cs="Arial"/>
            <w:sz w:val="24"/>
            <w:szCs w:val="24"/>
            <w:highlight w:val="green"/>
          </w:rPr>
          <w:t>às terças, quartas e quintas</w:t>
        </w:r>
      </w:ins>
      <w:ins w:id="63" w:author="314017" w:date="2014-09-02T19:25:00Z">
        <w:r w:rsidR="00AC13DF" w:rsidRPr="001E08CB">
          <w:rPr>
            <w:rFonts w:ascii="Arial" w:hAnsi="Arial" w:cs="Arial"/>
            <w:sz w:val="24"/>
            <w:szCs w:val="24"/>
            <w:highlight w:val="green"/>
          </w:rPr>
          <w:t>-feiras</w:t>
        </w:r>
      </w:ins>
      <w:ins w:id="64" w:author="314017" w:date="2014-09-02T19:19:00Z">
        <w:r w:rsidRPr="001E08CB">
          <w:rPr>
            <w:rFonts w:ascii="Arial" w:hAnsi="Arial" w:cs="Arial"/>
            <w:sz w:val="24"/>
            <w:szCs w:val="24"/>
            <w:highlight w:val="green"/>
          </w:rPr>
          <w:t xml:space="preserve"> das 10h às 20h. A</w:t>
        </w:r>
      </w:ins>
      <w:ins w:id="65" w:author="314017" w:date="2014-09-02T19:26:00Z">
        <w:r w:rsidR="00AC13DF" w:rsidRPr="001E08CB">
          <w:rPr>
            <w:rFonts w:ascii="Arial" w:hAnsi="Arial" w:cs="Arial"/>
            <w:sz w:val="24"/>
            <w:szCs w:val="24"/>
            <w:highlight w:val="green"/>
          </w:rPr>
          <w:t xml:space="preserve"> sócia</w:t>
        </w:r>
      </w:ins>
      <w:ins w:id="66" w:author="314017" w:date="2014-09-02T19:19:00Z">
        <w:r w:rsidRPr="001E08CB">
          <w:rPr>
            <w:rFonts w:ascii="Arial" w:hAnsi="Arial" w:cs="Arial"/>
            <w:sz w:val="24"/>
            <w:szCs w:val="24"/>
            <w:highlight w:val="green"/>
          </w:rPr>
          <w:t xml:space="preserve"> Luciana </w:t>
        </w:r>
      </w:ins>
      <w:ins w:id="67" w:author="314017" w:date="2014-09-02T19:20:00Z">
        <w:r w:rsidRPr="001E08CB">
          <w:rPr>
            <w:rFonts w:ascii="Arial" w:hAnsi="Arial" w:cs="Arial"/>
            <w:sz w:val="24"/>
            <w:szCs w:val="24"/>
            <w:highlight w:val="green"/>
          </w:rPr>
          <w:t>Frade</w:t>
        </w:r>
      </w:ins>
      <w:ins w:id="68" w:author="314017" w:date="2014-09-02T19:26:00Z">
        <w:r w:rsidR="00AC13DF" w:rsidRPr="001E08CB">
          <w:rPr>
            <w:rFonts w:ascii="Arial" w:hAnsi="Arial" w:cs="Arial"/>
            <w:sz w:val="24"/>
            <w:szCs w:val="24"/>
            <w:highlight w:val="green"/>
          </w:rPr>
          <w:t xml:space="preserve"> </w:t>
        </w:r>
      </w:ins>
      <w:ins w:id="69" w:author="314017" w:date="2014-09-02T19:19:00Z">
        <w:r w:rsidRPr="001E08CB">
          <w:rPr>
            <w:rFonts w:ascii="Arial" w:hAnsi="Arial" w:cs="Arial"/>
            <w:sz w:val="24"/>
            <w:szCs w:val="24"/>
            <w:highlight w:val="green"/>
          </w:rPr>
          <w:t>trabalha diariamente das 1</w:t>
        </w:r>
      </w:ins>
      <w:ins w:id="70" w:author="314017" w:date="2014-09-02T19:26:00Z">
        <w:r w:rsidR="00AC13DF" w:rsidRPr="001E08CB">
          <w:rPr>
            <w:rFonts w:ascii="Arial" w:hAnsi="Arial" w:cs="Arial"/>
            <w:sz w:val="24"/>
            <w:szCs w:val="24"/>
            <w:highlight w:val="green"/>
          </w:rPr>
          <w:t>8</w:t>
        </w:r>
      </w:ins>
      <w:ins w:id="71" w:author="314017" w:date="2014-09-02T19:19:00Z">
        <w:r w:rsidRPr="001E08CB">
          <w:rPr>
            <w:rFonts w:ascii="Arial" w:hAnsi="Arial" w:cs="Arial"/>
            <w:sz w:val="24"/>
            <w:szCs w:val="24"/>
            <w:highlight w:val="green"/>
          </w:rPr>
          <w:t xml:space="preserve">h </w:t>
        </w:r>
      </w:ins>
      <w:ins w:id="72" w:author="314017" w:date="2014-09-02T19:20:00Z">
        <w:r w:rsidRPr="001E08CB">
          <w:rPr>
            <w:rFonts w:ascii="Arial" w:hAnsi="Arial" w:cs="Arial"/>
            <w:sz w:val="24"/>
            <w:szCs w:val="24"/>
            <w:highlight w:val="green"/>
          </w:rPr>
          <w:t>às 20h.</w:t>
        </w:r>
      </w:ins>
    </w:p>
    <w:p w:rsidR="00871CB5" w:rsidRPr="00871CB5" w:rsidRDefault="00B3085E" w:rsidP="00AC1F9A">
      <w:pPr>
        <w:spacing w:before="300" w:after="300" w:line="240" w:lineRule="auto"/>
        <w:ind w:firstLine="283"/>
        <w:jc w:val="both"/>
      </w:pPr>
      <w:r>
        <w:rPr>
          <w:rFonts w:ascii="Arial" w:hAnsi="Arial" w:cs="Arial"/>
          <w:sz w:val="24"/>
          <w:szCs w:val="24"/>
        </w:rPr>
        <w:t xml:space="preserve">A estrutura da empresa é representada </w:t>
      </w:r>
      <w:r w:rsidR="00871CB5" w:rsidRPr="00871CB5">
        <w:rPr>
          <w:rFonts w:ascii="Arial" w:hAnsi="Arial" w:cs="Arial"/>
          <w:sz w:val="24"/>
          <w:szCs w:val="24"/>
        </w:rPr>
        <w:t>conforme</w:t>
      </w:r>
      <w:r w:rsidR="001D56BC">
        <w:rPr>
          <w:rFonts w:ascii="Arial" w:hAnsi="Arial" w:cs="Arial"/>
          <w:sz w:val="24"/>
          <w:szCs w:val="24"/>
        </w:rPr>
        <w:t xml:space="preserve"> </w:t>
      </w:r>
      <w:r w:rsidR="00871CB5" w:rsidRPr="00871CB5">
        <w:rPr>
          <w:rFonts w:ascii="Arial" w:hAnsi="Arial" w:cs="Arial"/>
          <w:sz w:val="24"/>
          <w:szCs w:val="24"/>
        </w:rPr>
        <w:t xml:space="preserve">organograma </w:t>
      </w:r>
      <w:commentRangeStart w:id="73"/>
      <w:r w:rsidR="00871CB5" w:rsidRPr="00871CB5">
        <w:rPr>
          <w:rFonts w:ascii="Arial" w:hAnsi="Arial" w:cs="Arial"/>
          <w:sz w:val="24"/>
          <w:szCs w:val="24"/>
        </w:rPr>
        <w:t>abaixo</w:t>
      </w:r>
      <w:commentRangeEnd w:id="73"/>
      <w:r w:rsidR="00130627">
        <w:rPr>
          <w:rStyle w:val="CommentReference"/>
        </w:rPr>
        <w:commentReference w:id="73"/>
      </w:r>
      <w:r w:rsidR="00871CB5">
        <w:rPr>
          <w:rFonts w:ascii="Arial" w:hAnsi="Arial" w:cs="Arial"/>
        </w:rPr>
        <w:t>:</w:t>
      </w:r>
    </w:p>
    <w:p w:rsidR="00976B2D" w:rsidRDefault="00F11830" w:rsidP="00AC1F9A">
      <w:pPr>
        <w:spacing w:before="300" w:after="300" w:line="240" w:lineRule="auto"/>
        <w:ind w:firstLine="283"/>
        <w:jc w:val="both"/>
        <w:rPr>
          <w:rFonts w:eastAsia="Times New Roman"/>
          <w:shd w:val="clear" w:color="auto" w:fill="FFFFFF"/>
          <w:lang w:eastAsia="pt-BR"/>
        </w:rPr>
      </w:pPr>
      <w:r w:rsidRPr="00F11830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3" o:spid="_x0000_s1026" type="#_x0000_t202" style="position:absolute;left:0;text-align:left;margin-left:23.15pt;margin-top:323.6pt;width:396pt;height:21pt;z-index:251666944;visibility:visibl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" stroked="f">
            <v:textbox style="mso-next-textbox:#Text Box 3;mso-fit-shape-to-text:t" inset="0,0,0,0">
              <w:txbxContent>
                <w:p w:rsidR="002410B8" w:rsidRPr="009719A2" w:rsidRDefault="002410B8" w:rsidP="00976B2D">
                  <w:pPr>
                    <w:pStyle w:val="Caption"/>
                    <w:jc w:val="center"/>
                    <w:rPr>
                      <w:rFonts w:ascii="Arial" w:hAnsi="Arial" w:cs="Arial"/>
                      <w:noProof/>
                      <w:sz w:val="24"/>
                      <w:szCs w:val="24"/>
                    </w:rPr>
                  </w:pPr>
                  <w:bookmarkStart w:id="74" w:name="_Toc397687198"/>
                  <w:bookmarkStart w:id="75" w:name="_Toc397687256"/>
                  <w:bookmarkStart w:id="76" w:name="_Toc397687287"/>
                  <w:bookmarkStart w:id="77" w:name="_Toc398026557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1</w:t>
                    </w:r>
                  </w:fldSimple>
                  <w:r>
                    <w:t xml:space="preserve"> - </w:t>
                  </w:r>
                  <w:r w:rsidRPr="00806143">
                    <w:t>Organograma da Empresa</w:t>
                  </w:r>
                  <w:bookmarkEnd w:id="74"/>
                  <w:bookmarkEnd w:id="75"/>
                  <w:bookmarkEnd w:id="76"/>
                  <w:bookmarkEnd w:id="77"/>
                </w:p>
              </w:txbxContent>
            </v:textbox>
            <w10:wrap type="topAndBottom"/>
          </v:shape>
        </w:pict>
      </w:r>
      <w:r w:rsidR="00443C98">
        <w:rPr>
          <w:noProof/>
          <w:lang w:eastAsia="pt-BR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297180</wp:posOffset>
            </wp:positionH>
            <wp:positionV relativeFrom="paragraph">
              <wp:posOffset>52070</wp:posOffset>
            </wp:positionV>
            <wp:extent cx="5029200" cy="4135755"/>
            <wp:effectExtent l="0" t="0" r="0" b="0"/>
            <wp:wrapTopAndBottom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anchor>
        </w:drawing>
      </w:r>
    </w:p>
    <w:p w:rsidR="007B6C22" w:rsidRDefault="00CD50E9">
      <w:pPr>
        <w:pStyle w:val="Heading3"/>
        <w:rPr>
          <w:rFonts w:eastAsia="Times New Roman"/>
          <w:shd w:val="clear" w:color="auto" w:fill="FFFFFF"/>
          <w:lang w:eastAsia="pt-BR"/>
        </w:rPr>
        <w:pPrChange w:id="78" w:author="314017" w:date="2014-09-03T10:52:00Z">
          <w:pPr>
            <w:pStyle w:val="Heading3"/>
            <w:jc w:val="both"/>
          </w:pPr>
        </w:pPrChange>
      </w:pPr>
      <w:bookmarkStart w:id="79" w:name="_Toc398026505"/>
      <w:r w:rsidRPr="000F497C">
        <w:rPr>
          <w:rFonts w:eastAsia="Times New Roman"/>
          <w:shd w:val="clear" w:color="auto" w:fill="FFFFFF"/>
          <w:lang w:eastAsia="pt-BR"/>
        </w:rPr>
        <w:t>Recursos de Informática</w:t>
      </w:r>
      <w:bookmarkEnd w:id="79"/>
    </w:p>
    <w:p w:rsidR="007B6C22" w:rsidRDefault="00CD50E9">
      <w:pPr>
        <w:spacing w:before="300" w:after="300" w:line="240" w:lineRule="auto"/>
        <w:jc w:val="both"/>
        <w:rPr>
          <w:del w:id="80" w:author="314017" w:date="2014-09-03T10:50:00Z"/>
          <w:rFonts w:ascii="Arial" w:hAnsi="Arial" w:cs="Arial"/>
          <w:sz w:val="24"/>
        </w:rPr>
        <w:pPrChange w:id="81" w:author="314017" w:date="2014-09-03T10:50:00Z">
          <w:pPr>
            <w:pStyle w:val="Heading3"/>
            <w:spacing w:before="300" w:after="300"/>
            <w:jc w:val="both"/>
          </w:pPr>
        </w:pPrChange>
      </w:pPr>
      <w:r w:rsidRPr="008831AD">
        <w:rPr>
          <w:rFonts w:ascii="Arial" w:hAnsi="Arial" w:cs="Arial"/>
          <w:sz w:val="24"/>
          <w:szCs w:val="24"/>
        </w:rPr>
        <w:t>Atualmente a DentRio não possui nenhum recurso tecnológico, todo seu processo é manual, utilizando fichas de cadastro e cadernos de anotações. Após implementado o sistema,</w:t>
      </w:r>
      <w:r w:rsidR="00976B2D" w:rsidRPr="008831AD">
        <w:rPr>
          <w:rFonts w:ascii="Arial" w:hAnsi="Arial" w:cs="Arial"/>
          <w:sz w:val="24"/>
          <w:szCs w:val="24"/>
        </w:rPr>
        <w:t xml:space="preserve"> inicialmente </w:t>
      </w:r>
      <w:r w:rsidRPr="008831AD">
        <w:rPr>
          <w:rFonts w:ascii="Arial" w:hAnsi="Arial" w:cs="Arial"/>
          <w:sz w:val="24"/>
          <w:szCs w:val="24"/>
        </w:rPr>
        <w:t xml:space="preserve">deverá ser adquirido </w:t>
      </w:r>
      <w:r w:rsidR="00976B2D" w:rsidRPr="008831AD">
        <w:rPr>
          <w:rFonts w:ascii="Arial" w:hAnsi="Arial" w:cs="Arial"/>
          <w:sz w:val="24"/>
          <w:szCs w:val="24"/>
        </w:rPr>
        <w:t>um computador (Notebook)</w:t>
      </w:r>
      <w:r w:rsidRPr="008831AD">
        <w:rPr>
          <w:rFonts w:ascii="Arial" w:hAnsi="Arial" w:cs="Arial"/>
          <w:sz w:val="24"/>
          <w:szCs w:val="24"/>
        </w:rPr>
        <w:t xml:space="preserve">, </w:t>
      </w:r>
      <w:r w:rsidR="00976B2D" w:rsidRPr="008831AD">
        <w:rPr>
          <w:rFonts w:ascii="Arial" w:hAnsi="Arial" w:cs="Arial"/>
          <w:sz w:val="24"/>
          <w:szCs w:val="24"/>
        </w:rPr>
        <w:t xml:space="preserve">que será utilizado principalmente pela </w:t>
      </w:r>
      <w:commentRangeStart w:id="82"/>
      <w:r w:rsidR="00976B2D" w:rsidRPr="008831AD">
        <w:rPr>
          <w:rFonts w:ascii="Arial" w:hAnsi="Arial" w:cs="Arial"/>
          <w:sz w:val="24"/>
          <w:szCs w:val="24"/>
        </w:rPr>
        <w:t>secretária</w:t>
      </w:r>
      <w:commentRangeEnd w:id="82"/>
      <w:r w:rsidR="004D5255">
        <w:rPr>
          <w:rStyle w:val="CommentReference"/>
        </w:rPr>
        <w:commentReference w:id="82"/>
      </w:r>
      <w:r w:rsidR="002A242A" w:rsidRPr="008831AD">
        <w:rPr>
          <w:rFonts w:ascii="Arial" w:hAnsi="Arial" w:cs="Arial"/>
          <w:sz w:val="24"/>
          <w:szCs w:val="24"/>
        </w:rPr>
        <w:t>.</w:t>
      </w:r>
    </w:p>
    <w:p w:rsidR="00BB6F9F" w:rsidRPr="008831AD" w:rsidRDefault="00BB6F9F" w:rsidP="00BB6F9F">
      <w:pPr>
        <w:spacing w:before="300" w:after="300" w:line="240" w:lineRule="auto"/>
        <w:ind w:firstLine="283"/>
        <w:jc w:val="both"/>
        <w:rPr>
          <w:ins w:id="83" w:author="314017" w:date="2014-09-03T10:51:00Z"/>
          <w:rFonts w:ascii="Arial" w:hAnsi="Arial" w:cs="Arial"/>
          <w:sz w:val="24"/>
          <w:szCs w:val="24"/>
        </w:rPr>
      </w:pPr>
    </w:p>
    <w:p w:rsidR="007B6C22" w:rsidRDefault="00443C98">
      <w:pPr>
        <w:pStyle w:val="Heading3"/>
        <w:rPr>
          <w:del w:id="84" w:author="314017" w:date="2014-09-03T10:30:00Z"/>
          <w:rFonts w:eastAsia="Times New Roman"/>
          <w:shd w:val="clear" w:color="auto" w:fill="FFFFFF"/>
          <w:lang w:eastAsia="pt-BR"/>
        </w:rPr>
        <w:pPrChange w:id="85" w:author="314017" w:date="2014-09-03T10:51:00Z">
          <w:pPr/>
        </w:pPrChange>
      </w:pPr>
      <w:del w:id="86" w:author="314017" w:date="2014-09-03T10:30:00Z">
        <w:r w:rsidDel="001E3917">
          <w:rPr>
            <w:rFonts w:eastAsia="Times New Roman"/>
            <w:shd w:val="clear" w:color="auto" w:fill="FFFFFF"/>
            <w:lang w:eastAsia="pt-BR"/>
          </w:rPr>
          <w:lastRenderedPageBreak/>
          <w:br w:type="page"/>
        </w:r>
      </w:del>
    </w:p>
    <w:p w:rsidR="007B6C22" w:rsidRDefault="00CD50E9">
      <w:pPr>
        <w:pStyle w:val="Heading3"/>
        <w:rPr>
          <w:rFonts w:eastAsia="Times New Roman"/>
          <w:lang w:eastAsia="pt-BR"/>
        </w:rPr>
        <w:pPrChange w:id="87" w:author="314017" w:date="2014-09-03T10:51:00Z">
          <w:pPr>
            <w:pStyle w:val="Heading3"/>
            <w:spacing w:before="300" w:after="300"/>
            <w:jc w:val="both"/>
          </w:pPr>
        </w:pPrChange>
      </w:pPr>
      <w:bookmarkStart w:id="88" w:name="_Toc398026506"/>
      <w:r w:rsidRPr="00CD50E9">
        <w:rPr>
          <w:rFonts w:eastAsia="Times New Roman"/>
          <w:shd w:val="clear" w:color="auto" w:fill="FFFFFF"/>
          <w:lang w:eastAsia="pt-BR"/>
        </w:rPr>
        <w:t>Expectativa do Cliente</w:t>
      </w:r>
      <w:bookmarkEnd w:id="88"/>
    </w:p>
    <w:p w:rsidR="00CD50E9" w:rsidRPr="000F497C" w:rsidRDefault="00CD50E9" w:rsidP="00AC1F9A">
      <w:pPr>
        <w:spacing w:before="300" w:after="300" w:line="240" w:lineRule="auto"/>
        <w:ind w:firstLine="283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F497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sistema deverá contemplar as seguintes expectativas da DentRio :</w:t>
      </w:r>
    </w:p>
    <w:p w:rsidR="00CD50E9" w:rsidRPr="000F497C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0F497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Registrar dados cadastrais de seus pacientes;</w:t>
      </w:r>
    </w:p>
    <w:p w:rsidR="00CD50E9" w:rsidRPr="000F497C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0F497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Registrar histórico d</w:t>
      </w:r>
      <w:r w:rsidR="000013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 procedimentos do</w:t>
      </w:r>
      <w:r w:rsidRPr="000F497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tratamento;</w:t>
      </w:r>
    </w:p>
    <w:p w:rsidR="00CD50E9" w:rsidRPr="008831AD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Registrar orçamentos realizados;</w:t>
      </w:r>
    </w:p>
    <w:p w:rsidR="00CD50E9" w:rsidRPr="008831AD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Consultar agenda de atendimentos;</w:t>
      </w:r>
    </w:p>
    <w:p w:rsidR="00CD50E9" w:rsidRPr="008831AD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Consultar histórico dos pacientes;</w:t>
      </w:r>
    </w:p>
    <w:p w:rsidR="00CD50E9" w:rsidRPr="008831AD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Organizar pagamentos (Possibilitando um maior controle. Ex.: Pagamentos em cartão ou dinheiro, descontos, </w:t>
      </w:r>
      <w:r w:rsidR="001178CD"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etc.</w:t>
      </w:r>
      <w:r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);</w:t>
      </w:r>
    </w:p>
    <w:p w:rsidR="00CD50E9" w:rsidRPr="008831AD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Gerar relatórios;</w:t>
      </w:r>
    </w:p>
    <w:p w:rsidR="00CD50E9" w:rsidRPr="00510A45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Controlar níveis de acesso.</w:t>
      </w:r>
    </w:p>
    <w:p w:rsidR="00510A45" w:rsidRDefault="00510A45" w:rsidP="00510A4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510A45" w:rsidRPr="000F497C" w:rsidRDefault="00510A45" w:rsidP="00510A4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</w:p>
    <w:p w:rsidR="007E1B7E" w:rsidRDefault="007E1B7E" w:rsidP="00510A45">
      <w:pPr>
        <w:pStyle w:val="Heading3"/>
        <w:spacing w:before="0"/>
        <w:jc w:val="both"/>
        <w:rPr>
          <w:rFonts w:eastAsia="Times New Roman"/>
          <w:lang w:eastAsia="pt-BR"/>
        </w:rPr>
      </w:pPr>
      <w:bookmarkStart w:id="89" w:name="_Toc398026507"/>
      <w:r>
        <w:rPr>
          <w:rFonts w:eastAsia="Times New Roman"/>
          <w:lang w:eastAsia="pt-BR"/>
        </w:rPr>
        <w:t>Processo Atual</w:t>
      </w:r>
      <w:bookmarkEnd w:id="89"/>
    </w:p>
    <w:p w:rsidR="007E1B7E" w:rsidRDefault="007E1B7E" w:rsidP="00AC1F9A">
      <w:pPr>
        <w:jc w:val="both"/>
        <w:rPr>
          <w:lang w:eastAsia="pt-BR"/>
        </w:rPr>
      </w:pPr>
    </w:p>
    <w:p w:rsidR="000F497C" w:rsidRDefault="007E1B7E" w:rsidP="00AC1F9A">
      <w:pPr>
        <w:ind w:firstLine="576"/>
        <w:jc w:val="both"/>
        <w:rPr>
          <w:ins w:id="90" w:author="314017" w:date="2014-09-02T19:55:00Z"/>
          <w:rFonts w:ascii="Arial" w:hAnsi="Arial" w:cs="Arial"/>
          <w:sz w:val="24"/>
          <w:szCs w:val="24"/>
        </w:rPr>
      </w:pPr>
      <w:r w:rsidRPr="00E56897">
        <w:rPr>
          <w:rFonts w:ascii="Arial" w:hAnsi="Arial" w:cs="Arial"/>
          <w:sz w:val="24"/>
          <w:szCs w:val="24"/>
        </w:rPr>
        <w:t xml:space="preserve">Atualmente o processo é feito </w:t>
      </w:r>
      <w:r>
        <w:rPr>
          <w:rFonts w:ascii="Arial" w:hAnsi="Arial" w:cs="Arial"/>
          <w:sz w:val="24"/>
          <w:szCs w:val="24"/>
        </w:rPr>
        <w:t>de forma manual,</w:t>
      </w:r>
      <w:r w:rsidRPr="00E5689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onde são usadas fichas para preenchimento das informações do tratamento do paciente e </w:t>
      </w:r>
      <w:r w:rsidRPr="00E56897">
        <w:rPr>
          <w:rFonts w:ascii="Arial" w:hAnsi="Arial" w:cs="Arial"/>
          <w:sz w:val="24"/>
          <w:szCs w:val="24"/>
        </w:rPr>
        <w:t xml:space="preserve">um caderno de anotações </w:t>
      </w:r>
      <w:r>
        <w:rPr>
          <w:rFonts w:ascii="Arial" w:hAnsi="Arial" w:cs="Arial"/>
          <w:sz w:val="24"/>
          <w:szCs w:val="24"/>
        </w:rPr>
        <w:t>com as</w:t>
      </w:r>
      <w:r w:rsidRPr="00E56897">
        <w:rPr>
          <w:rFonts w:ascii="Arial" w:hAnsi="Arial" w:cs="Arial"/>
          <w:sz w:val="24"/>
          <w:szCs w:val="24"/>
        </w:rPr>
        <w:t xml:space="preserve"> despesas </w:t>
      </w:r>
      <w:r w:rsidR="00B25CC1">
        <w:rPr>
          <w:rFonts w:ascii="Arial" w:hAnsi="Arial" w:cs="Arial"/>
          <w:sz w:val="24"/>
          <w:szCs w:val="24"/>
        </w:rPr>
        <w:t xml:space="preserve">da clínica </w:t>
      </w:r>
      <w:r w:rsidRPr="00E56897">
        <w:rPr>
          <w:rFonts w:ascii="Arial" w:hAnsi="Arial" w:cs="Arial"/>
          <w:sz w:val="24"/>
          <w:szCs w:val="24"/>
        </w:rPr>
        <w:t>e pagamentos</w:t>
      </w:r>
      <w:r w:rsidR="00B25CC1">
        <w:rPr>
          <w:rFonts w:ascii="Arial" w:hAnsi="Arial" w:cs="Arial"/>
          <w:sz w:val="24"/>
          <w:szCs w:val="24"/>
        </w:rPr>
        <w:t xml:space="preserve"> aos </w:t>
      </w:r>
      <w:commentRangeStart w:id="91"/>
      <w:r w:rsidR="00B25CC1">
        <w:rPr>
          <w:rFonts w:ascii="Arial" w:hAnsi="Arial" w:cs="Arial"/>
          <w:sz w:val="24"/>
          <w:szCs w:val="24"/>
        </w:rPr>
        <w:t>dentistas</w:t>
      </w:r>
      <w:commentRangeEnd w:id="91"/>
      <w:r w:rsidR="004D5255">
        <w:rPr>
          <w:rStyle w:val="CommentReference"/>
        </w:rPr>
        <w:commentReference w:id="91"/>
      </w:r>
      <w:r>
        <w:rPr>
          <w:rFonts w:ascii="Arial" w:hAnsi="Arial" w:cs="Arial"/>
          <w:sz w:val="24"/>
          <w:szCs w:val="24"/>
        </w:rPr>
        <w:t>.</w:t>
      </w:r>
    </w:p>
    <w:p w:rsidR="009B0EA9" w:rsidRPr="001E08CB" w:rsidRDefault="00DC5088" w:rsidP="00F353CE">
      <w:pPr>
        <w:ind w:firstLine="576"/>
        <w:jc w:val="both"/>
        <w:rPr>
          <w:ins w:id="92" w:author="314017" w:date="2014-09-02T20:25:00Z"/>
          <w:rFonts w:ascii="Arial" w:hAnsi="Arial" w:cs="Arial"/>
          <w:sz w:val="24"/>
          <w:szCs w:val="24"/>
          <w:highlight w:val="green"/>
        </w:rPr>
      </w:pPr>
      <w:ins w:id="93" w:author="314017" w:date="2014-09-02T19:56:00Z">
        <w:r w:rsidRPr="001E08CB">
          <w:rPr>
            <w:rFonts w:ascii="Arial" w:hAnsi="Arial" w:cs="Arial"/>
            <w:sz w:val="24"/>
            <w:szCs w:val="24"/>
            <w:highlight w:val="green"/>
          </w:rPr>
          <w:t>A</w:t>
        </w:r>
        <w:r w:rsidR="00F353CE" w:rsidRPr="001E08CB">
          <w:rPr>
            <w:rFonts w:ascii="Arial" w:hAnsi="Arial" w:cs="Arial"/>
            <w:sz w:val="24"/>
            <w:szCs w:val="24"/>
            <w:highlight w:val="green"/>
          </w:rPr>
          <w:t xml:space="preserve"> secretária recebe o paciente</w:t>
        </w:r>
      </w:ins>
      <w:ins w:id="94" w:author="314017" w:date="2014-09-02T20:22:00Z">
        <w:r w:rsidR="00F353CE" w:rsidRPr="001E08CB">
          <w:rPr>
            <w:rFonts w:ascii="Arial" w:hAnsi="Arial" w:cs="Arial"/>
            <w:sz w:val="24"/>
            <w:szCs w:val="24"/>
            <w:highlight w:val="green"/>
          </w:rPr>
          <w:t xml:space="preserve">, </w:t>
        </w:r>
      </w:ins>
      <w:ins w:id="95" w:author="314017" w:date="2014-09-02T20:21:00Z">
        <w:r w:rsidR="00F353CE" w:rsidRPr="001E08CB">
          <w:rPr>
            <w:rFonts w:ascii="Arial" w:hAnsi="Arial" w:cs="Arial"/>
            <w:sz w:val="24"/>
            <w:szCs w:val="24"/>
            <w:highlight w:val="green"/>
          </w:rPr>
          <w:t xml:space="preserve">abre uma ficha para o mesmo e </w:t>
        </w:r>
      </w:ins>
      <w:ins w:id="96" w:author="314017" w:date="2014-09-02T20:22:00Z">
        <w:r w:rsidR="00F353CE" w:rsidRPr="001E08CB">
          <w:rPr>
            <w:rFonts w:ascii="Arial" w:hAnsi="Arial" w:cs="Arial"/>
            <w:sz w:val="24"/>
            <w:szCs w:val="24"/>
            <w:highlight w:val="green"/>
          </w:rPr>
          <w:t>vincula o cadastro do paciente à ficha. Após, o paciente é encamin</w:t>
        </w:r>
      </w:ins>
      <w:ins w:id="97" w:author="314017" w:date="2014-09-02T20:23:00Z">
        <w:r w:rsidR="00F353CE" w:rsidRPr="001E08CB">
          <w:rPr>
            <w:rFonts w:ascii="Arial" w:hAnsi="Arial" w:cs="Arial"/>
            <w:sz w:val="24"/>
            <w:szCs w:val="24"/>
            <w:highlight w:val="green"/>
          </w:rPr>
          <w:t>hado</w:t>
        </w:r>
      </w:ins>
      <w:ins w:id="98" w:author="314017" w:date="2014-09-02T20:22:00Z">
        <w:r w:rsidR="00F353CE" w:rsidRPr="001E08CB">
          <w:rPr>
            <w:rFonts w:ascii="Arial" w:hAnsi="Arial" w:cs="Arial"/>
            <w:sz w:val="24"/>
            <w:szCs w:val="24"/>
            <w:highlight w:val="green"/>
          </w:rPr>
          <w:t xml:space="preserve"> para </w:t>
        </w:r>
      </w:ins>
      <w:ins w:id="99" w:author="314017" w:date="2014-09-02T20:23:00Z">
        <w:r w:rsidR="00F353CE" w:rsidRPr="001E08CB">
          <w:rPr>
            <w:rFonts w:ascii="Arial" w:hAnsi="Arial" w:cs="Arial"/>
            <w:sz w:val="24"/>
            <w:szCs w:val="24"/>
            <w:highlight w:val="green"/>
          </w:rPr>
          <w:t xml:space="preserve">realizar o orçamento com o dentista que está atendendo. </w:t>
        </w:r>
      </w:ins>
    </w:p>
    <w:p w:rsidR="009B0EA9" w:rsidRPr="001E08CB" w:rsidRDefault="009B0EA9" w:rsidP="00F353CE">
      <w:pPr>
        <w:ind w:firstLine="576"/>
        <w:jc w:val="both"/>
        <w:rPr>
          <w:ins w:id="100" w:author="314017" w:date="2014-09-02T20:25:00Z"/>
          <w:rFonts w:ascii="Arial" w:hAnsi="Arial" w:cs="Arial"/>
          <w:sz w:val="24"/>
          <w:szCs w:val="24"/>
          <w:highlight w:val="green"/>
        </w:rPr>
      </w:pPr>
      <w:ins w:id="101" w:author="314017" w:date="2014-09-02T20:25:00Z">
        <w:r w:rsidRPr="001E08CB">
          <w:rPr>
            <w:rFonts w:ascii="Arial" w:hAnsi="Arial" w:cs="Arial"/>
            <w:sz w:val="24"/>
            <w:szCs w:val="24"/>
            <w:highlight w:val="green"/>
          </w:rPr>
          <w:t>O dentista realiza o orçamento e c</w:t>
        </w:r>
      </w:ins>
      <w:ins w:id="102" w:author="314017" w:date="2014-09-02T20:24:00Z">
        <w:r w:rsidR="00F353CE" w:rsidRPr="001E08CB">
          <w:rPr>
            <w:rFonts w:ascii="Arial" w:hAnsi="Arial" w:cs="Arial"/>
            <w:sz w:val="24"/>
            <w:szCs w:val="24"/>
            <w:highlight w:val="green"/>
          </w:rPr>
          <w:t>aso tenha agenda disponível, o tratamento pode ser realizado n</w:t>
        </w:r>
      </w:ins>
      <w:ins w:id="103" w:author="314017" w:date="2014-09-02T20:25:00Z">
        <w:r w:rsidRPr="001E08CB">
          <w:rPr>
            <w:rFonts w:ascii="Arial" w:hAnsi="Arial" w:cs="Arial"/>
            <w:sz w:val="24"/>
            <w:szCs w:val="24"/>
            <w:highlight w:val="green"/>
          </w:rPr>
          <w:t>aquele</w:t>
        </w:r>
      </w:ins>
      <w:ins w:id="104" w:author="314017" w:date="2014-09-02T20:24:00Z">
        <w:r w:rsidR="00F353CE" w:rsidRPr="001E08CB">
          <w:rPr>
            <w:rFonts w:ascii="Arial" w:hAnsi="Arial" w:cs="Arial"/>
            <w:sz w:val="24"/>
            <w:szCs w:val="24"/>
            <w:highlight w:val="green"/>
          </w:rPr>
          <w:t xml:space="preserve"> momento.</w:t>
        </w:r>
      </w:ins>
    </w:p>
    <w:p w:rsidR="00220653" w:rsidRDefault="009B0EA9" w:rsidP="00F353CE">
      <w:pPr>
        <w:ind w:firstLine="576"/>
        <w:jc w:val="both"/>
        <w:rPr>
          <w:rFonts w:ascii="Arial" w:hAnsi="Arial" w:cs="Arial"/>
          <w:sz w:val="24"/>
          <w:szCs w:val="24"/>
        </w:rPr>
      </w:pPr>
      <w:ins w:id="105" w:author="314017" w:date="2014-09-02T20:25:00Z">
        <w:r w:rsidRPr="001E08CB">
          <w:rPr>
            <w:rFonts w:ascii="Arial" w:hAnsi="Arial" w:cs="Arial"/>
            <w:sz w:val="24"/>
            <w:szCs w:val="24"/>
            <w:highlight w:val="green"/>
          </w:rPr>
          <w:t>Caso o dentista n</w:t>
        </w:r>
      </w:ins>
      <w:ins w:id="106" w:author="314017" w:date="2014-09-02T20:26:00Z">
        <w:r w:rsidRPr="001E08CB">
          <w:rPr>
            <w:rFonts w:ascii="Arial" w:hAnsi="Arial" w:cs="Arial"/>
            <w:sz w:val="24"/>
            <w:szCs w:val="24"/>
            <w:highlight w:val="green"/>
          </w:rPr>
          <w:t>ão tenha agenda, o paciente é encaminhado para a secretária agendar uma data para a realização do tratamento.</w:t>
        </w:r>
      </w:ins>
    </w:p>
    <w:p w:rsidR="000415D1" w:rsidRDefault="000415D1" w:rsidP="00F353CE">
      <w:pPr>
        <w:ind w:firstLine="57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highlight w:val="green"/>
        </w:rPr>
        <w:t>O paciente se dirige pra clínica n</w:t>
      </w:r>
      <w:r w:rsidRPr="000415D1">
        <w:rPr>
          <w:rFonts w:ascii="Arial" w:hAnsi="Arial" w:cs="Arial"/>
          <w:sz w:val="24"/>
          <w:szCs w:val="24"/>
          <w:highlight w:val="green"/>
        </w:rPr>
        <w:t>a data da consulta</w:t>
      </w:r>
      <w:r>
        <w:rPr>
          <w:rFonts w:ascii="Arial" w:hAnsi="Arial" w:cs="Arial"/>
          <w:sz w:val="24"/>
          <w:szCs w:val="24"/>
          <w:highlight w:val="green"/>
        </w:rPr>
        <w:t xml:space="preserve"> e a secretária o encaminha para o dentista responsável.</w:t>
      </w:r>
      <w:r w:rsidRPr="000415D1">
        <w:rPr>
          <w:rFonts w:ascii="Arial" w:hAnsi="Arial" w:cs="Arial"/>
          <w:sz w:val="24"/>
          <w:szCs w:val="24"/>
          <w:highlight w:val="green"/>
        </w:rPr>
        <w:t xml:space="preserve"> </w:t>
      </w:r>
      <w:r>
        <w:rPr>
          <w:rFonts w:ascii="Arial" w:hAnsi="Arial" w:cs="Arial"/>
          <w:sz w:val="24"/>
          <w:szCs w:val="24"/>
          <w:highlight w:val="green"/>
        </w:rPr>
        <w:t>O</w:t>
      </w:r>
      <w:r w:rsidRPr="000415D1">
        <w:rPr>
          <w:rFonts w:ascii="Arial" w:hAnsi="Arial" w:cs="Arial"/>
          <w:sz w:val="24"/>
          <w:szCs w:val="24"/>
          <w:highlight w:val="green"/>
        </w:rPr>
        <w:t xml:space="preserve"> dentista realiza o procedimento no paciente e registra t</w:t>
      </w:r>
      <w:r>
        <w:rPr>
          <w:rFonts w:ascii="Arial" w:hAnsi="Arial" w:cs="Arial"/>
          <w:sz w:val="24"/>
          <w:szCs w:val="24"/>
          <w:highlight w:val="green"/>
        </w:rPr>
        <w:t>udo</w:t>
      </w:r>
      <w:r w:rsidRPr="000415D1">
        <w:rPr>
          <w:rFonts w:ascii="Arial" w:hAnsi="Arial" w:cs="Arial"/>
          <w:sz w:val="24"/>
          <w:szCs w:val="24"/>
          <w:highlight w:val="green"/>
        </w:rPr>
        <w:t>na ficha de cadastro apontando o que foi feito, quando foi feito e os valores. Em caso de necessidade, é marcada uma nova consulta.</w:t>
      </w:r>
    </w:p>
    <w:p w:rsidR="00510A45" w:rsidRPr="00510A45" w:rsidRDefault="00510A45" w:rsidP="00F353CE">
      <w:pPr>
        <w:ind w:firstLine="576"/>
        <w:jc w:val="both"/>
        <w:rPr>
          <w:rFonts w:ascii="Arial" w:hAnsi="Arial" w:cs="Arial"/>
          <w:sz w:val="24"/>
          <w:szCs w:val="24"/>
          <w:highlight w:val="green"/>
        </w:rPr>
      </w:pPr>
      <w:r w:rsidRPr="00510A45">
        <w:rPr>
          <w:rFonts w:ascii="Arial" w:hAnsi="Arial" w:cs="Arial"/>
          <w:sz w:val="24"/>
          <w:szCs w:val="24"/>
          <w:highlight w:val="green"/>
        </w:rPr>
        <w:t>Hoje não existe um fluxo padronizado de pagamento. O paciente pode realizar o pagamento do tratamento no início, pode pagar por etapas, à vista (em dinheiro), ou até mesmo parcelando o valor total (cartão de crédito).</w:t>
      </w:r>
    </w:p>
    <w:p w:rsidR="00510A45" w:rsidRDefault="00510A45" w:rsidP="00F353CE">
      <w:pPr>
        <w:ind w:firstLine="576"/>
        <w:jc w:val="both"/>
        <w:rPr>
          <w:rFonts w:ascii="Arial" w:hAnsi="Arial" w:cs="Arial"/>
          <w:sz w:val="24"/>
          <w:szCs w:val="24"/>
        </w:rPr>
      </w:pPr>
      <w:r w:rsidRPr="00510A45">
        <w:rPr>
          <w:rFonts w:ascii="Arial" w:hAnsi="Arial" w:cs="Arial"/>
          <w:sz w:val="24"/>
          <w:szCs w:val="24"/>
          <w:highlight w:val="green"/>
        </w:rPr>
        <w:t>Após receber alta do tratamento clínico, em caso de necessidades, o paciente poderá ser encaminhado para o ortodontista.</w:t>
      </w:r>
    </w:p>
    <w:p w:rsidR="00ED28C0" w:rsidRDefault="00ED28C0" w:rsidP="00F353CE">
      <w:pPr>
        <w:ind w:firstLine="576"/>
        <w:jc w:val="both"/>
        <w:rPr>
          <w:rFonts w:ascii="Arial" w:hAnsi="Arial" w:cs="Arial"/>
          <w:sz w:val="24"/>
          <w:szCs w:val="24"/>
        </w:rPr>
      </w:pPr>
      <w:r w:rsidRPr="00ED28C0">
        <w:rPr>
          <w:rFonts w:ascii="Arial" w:hAnsi="Arial" w:cs="Arial"/>
          <w:sz w:val="24"/>
          <w:szCs w:val="24"/>
          <w:highlight w:val="green"/>
        </w:rPr>
        <w:t>No final do dia, os sócios realizam o fechamento do caixa e distribui os valores correspondentes à cada procedimento feito por cada dentista e retiram suas partes do lucro.</w:t>
      </w:r>
    </w:p>
    <w:p w:rsidR="00933194" w:rsidRDefault="00933194" w:rsidP="00F353CE">
      <w:pPr>
        <w:ind w:firstLine="576"/>
        <w:jc w:val="both"/>
        <w:rPr>
          <w:ins w:id="107" w:author="314017" w:date="2014-09-03T10:52:00Z"/>
          <w:rFonts w:ascii="Arial" w:hAnsi="Arial" w:cs="Arial"/>
          <w:sz w:val="24"/>
          <w:szCs w:val="24"/>
        </w:rPr>
      </w:pPr>
    </w:p>
    <w:p w:rsidR="00F353CE" w:rsidDel="00220653" w:rsidRDefault="00F353CE" w:rsidP="00F353CE">
      <w:pPr>
        <w:ind w:firstLine="576"/>
        <w:jc w:val="both"/>
        <w:rPr>
          <w:del w:id="108" w:author="314017" w:date="2014-09-03T10:34:00Z"/>
          <w:rFonts w:ascii="Arial" w:hAnsi="Arial" w:cs="Arial"/>
          <w:sz w:val="24"/>
          <w:szCs w:val="24"/>
        </w:rPr>
      </w:pPr>
      <w:bookmarkStart w:id="109" w:name="_Toc397505373"/>
      <w:bookmarkStart w:id="110" w:name="_Toc397506963"/>
      <w:bookmarkStart w:id="111" w:name="_Toc397511070"/>
      <w:bookmarkStart w:id="112" w:name="_Toc397589355"/>
      <w:bookmarkStart w:id="113" w:name="_Toc397601384"/>
      <w:bookmarkStart w:id="114" w:name="_Toc397687220"/>
      <w:bookmarkStart w:id="115" w:name="_Toc397714936"/>
      <w:bookmarkStart w:id="116" w:name="_Toc397715297"/>
      <w:bookmarkStart w:id="117" w:name="_Toc397933122"/>
      <w:bookmarkStart w:id="118" w:name="_Toc398021840"/>
      <w:bookmarkStart w:id="119" w:name="_Toc398022095"/>
      <w:bookmarkStart w:id="120" w:name="_Toc398023285"/>
      <w:bookmarkStart w:id="121" w:name="_Toc3980265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</w:p>
    <w:p w:rsidR="00F407FD" w:rsidRDefault="00311512" w:rsidP="00AC1F9A">
      <w:pPr>
        <w:pStyle w:val="Heading2"/>
        <w:spacing w:before="300" w:after="300"/>
        <w:jc w:val="both"/>
      </w:pPr>
      <w:bookmarkStart w:id="122" w:name="_Toc398026509"/>
      <w:r>
        <w:t>Processos de Negócio</w:t>
      </w:r>
      <w:bookmarkEnd w:id="122"/>
    </w:p>
    <w:p w:rsidR="00311512" w:rsidRDefault="00311512" w:rsidP="0031151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</w:rPr>
      </w:pPr>
      <w:r w:rsidRPr="00311512">
        <w:rPr>
          <w:rFonts w:ascii="Arial" w:hAnsi="Arial" w:cs="Arial"/>
          <w:sz w:val="24"/>
        </w:rPr>
        <w:t>Neste tópico será apresentado o diagrama de casos de uso de negócio, as</w:t>
      </w:r>
      <w:r>
        <w:rPr>
          <w:rFonts w:ascii="Arial" w:hAnsi="Arial" w:cs="Arial"/>
          <w:sz w:val="24"/>
        </w:rPr>
        <w:t xml:space="preserve"> </w:t>
      </w:r>
      <w:r w:rsidRPr="00311512">
        <w:rPr>
          <w:rFonts w:ascii="Arial" w:hAnsi="Arial" w:cs="Arial"/>
          <w:sz w:val="24"/>
        </w:rPr>
        <w:t>descrições de cada um dos casos de uso e seus respectivos diagramas de</w:t>
      </w:r>
      <w:r>
        <w:rPr>
          <w:rFonts w:ascii="Arial" w:hAnsi="Arial" w:cs="Arial"/>
          <w:sz w:val="24"/>
        </w:rPr>
        <w:t xml:space="preserve"> </w:t>
      </w:r>
      <w:r w:rsidRPr="00311512">
        <w:rPr>
          <w:rFonts w:ascii="Arial" w:hAnsi="Arial" w:cs="Arial"/>
          <w:sz w:val="24"/>
        </w:rPr>
        <w:t>atividades.</w:t>
      </w:r>
    </w:p>
    <w:p w:rsidR="00ED28C0" w:rsidRDefault="00ED28C0" w:rsidP="0031151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</w:rPr>
      </w:pPr>
    </w:p>
    <w:p w:rsidR="007C162A" w:rsidRDefault="007C162A" w:rsidP="00933194">
      <w:pPr>
        <w:pStyle w:val="Heading3"/>
      </w:pPr>
      <w:bookmarkStart w:id="123" w:name="_Toc398026510"/>
      <w:r>
        <w:t>Diagrama de Casos de Uso de Negócio</w:t>
      </w:r>
      <w:bookmarkEnd w:id="123"/>
    </w:p>
    <w:p w:rsidR="00EA5B02" w:rsidRPr="00EA5B02" w:rsidRDefault="00EA5B02" w:rsidP="00EA5B02"/>
    <w:p w:rsidR="007C162A" w:rsidRDefault="00EA5B02" w:rsidP="00EC3095">
      <w:pPr>
        <w:autoSpaceDE w:val="0"/>
        <w:autoSpaceDN w:val="0"/>
        <w:adjustRightInd w:val="0"/>
        <w:spacing w:after="0" w:line="240" w:lineRule="auto"/>
        <w:jc w:val="both"/>
      </w:pPr>
      <w:r w:rsidRPr="001E08CB">
        <w:rPr>
          <w:rFonts w:ascii="Arial" w:hAnsi="Arial" w:cs="Arial"/>
          <w:highlight w:val="green"/>
        </w:rPr>
        <w:t xml:space="preserve">O Diagrama a seguir é composto pelos casos de uso dos processos </w:t>
      </w:r>
      <w:commentRangeStart w:id="124"/>
      <w:commentRangeStart w:id="125"/>
      <w:r w:rsidRPr="001E08CB">
        <w:rPr>
          <w:rFonts w:ascii="Arial" w:hAnsi="Arial" w:cs="Arial"/>
          <w:highlight w:val="green"/>
        </w:rPr>
        <w:t>existentes</w:t>
      </w:r>
      <w:commentRangeEnd w:id="124"/>
      <w:r w:rsidR="004D5255" w:rsidRPr="001E08CB">
        <w:rPr>
          <w:rStyle w:val="CommentReference"/>
          <w:highlight w:val="green"/>
        </w:rPr>
        <w:commentReference w:id="124"/>
      </w:r>
      <w:commentRangeEnd w:id="125"/>
      <w:r w:rsidR="004D5255" w:rsidRPr="001E08CB">
        <w:rPr>
          <w:rStyle w:val="CommentReference"/>
          <w:highlight w:val="green"/>
        </w:rPr>
        <w:commentReference w:id="125"/>
      </w:r>
      <w:r w:rsidRPr="001E08CB">
        <w:rPr>
          <w:rFonts w:ascii="Arial" w:hAnsi="Arial" w:cs="Arial"/>
          <w:highlight w:val="green"/>
        </w:rPr>
        <w:t>.</w:t>
      </w:r>
    </w:p>
    <w:p w:rsidR="007C162A" w:rsidRDefault="00ED28C0" w:rsidP="007C162A">
      <w:pPr>
        <w:keepNext/>
      </w:pPr>
      <w:r>
        <w:rPr>
          <w:noProof/>
          <w:lang w:eastAsia="pt-BR"/>
        </w:rPr>
        <w:drawing>
          <wp:inline distT="0" distB="0" distL="0" distR="0">
            <wp:extent cx="5725160" cy="4961890"/>
            <wp:effectExtent l="19050" t="0" r="889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92E" w:rsidRDefault="006C1272" w:rsidP="006C1272">
      <w:pPr>
        <w:pStyle w:val="Caption"/>
        <w:ind w:left="2124" w:firstLine="708"/>
      </w:pPr>
      <w:r>
        <w:t xml:space="preserve">Figura </w:t>
      </w:r>
      <w:r w:rsidR="00F11830">
        <w:fldChar w:fldCharType="begin"/>
      </w:r>
      <w:r w:rsidR="00992842">
        <w:instrText xml:space="preserve"> SEQ Figura \* ARABIC </w:instrText>
      </w:r>
      <w:r w:rsidR="00F11830">
        <w:fldChar w:fldCharType="separate"/>
      </w:r>
      <w:r w:rsidR="00A42D8E">
        <w:rPr>
          <w:noProof/>
        </w:rPr>
        <w:t>2</w:t>
      </w:r>
      <w:r w:rsidR="00F11830">
        <w:rPr>
          <w:noProof/>
        </w:rPr>
        <w:fldChar w:fldCharType="end"/>
      </w:r>
      <w:r>
        <w:t>- Diagrama de Caso de Uso de Negócios</w:t>
      </w:r>
    </w:p>
    <w:p w:rsidR="00E3092E" w:rsidRDefault="00E3092E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:rsidR="000059DE" w:rsidRPr="00C910D5" w:rsidRDefault="002921FD" w:rsidP="00E3092E">
      <w:pPr>
        <w:pStyle w:val="Heading3"/>
        <w:rPr>
          <w:highlight w:val="green"/>
        </w:rPr>
      </w:pPr>
      <w:bookmarkStart w:id="126" w:name="_Toc398026511"/>
      <w:r w:rsidRPr="00C910D5">
        <w:rPr>
          <w:highlight w:val="green"/>
        </w:rPr>
        <w:lastRenderedPageBreak/>
        <w:t>Descrição dos Casos de Uso de Negócio e Diagrama</w:t>
      </w:r>
      <w:r w:rsidR="00F5439E" w:rsidRPr="00C910D5">
        <w:rPr>
          <w:highlight w:val="green"/>
        </w:rPr>
        <w:t>s</w:t>
      </w:r>
      <w:r w:rsidRPr="00C910D5">
        <w:rPr>
          <w:highlight w:val="green"/>
        </w:rPr>
        <w:t xml:space="preserve"> de </w:t>
      </w:r>
      <w:commentRangeStart w:id="127"/>
      <w:commentRangeStart w:id="128"/>
      <w:r w:rsidRPr="00C910D5">
        <w:rPr>
          <w:highlight w:val="green"/>
        </w:rPr>
        <w:t>Atividades</w:t>
      </w:r>
      <w:commentRangeEnd w:id="127"/>
      <w:r w:rsidR="00A8485C" w:rsidRPr="00C910D5">
        <w:rPr>
          <w:rStyle w:val="CommentReference"/>
          <w:color w:val="auto"/>
          <w:highlight w:val="green"/>
        </w:rPr>
        <w:commentReference w:id="127"/>
      </w:r>
      <w:commentRangeEnd w:id="128"/>
      <w:r w:rsidR="00A8485C" w:rsidRPr="00C910D5">
        <w:rPr>
          <w:rStyle w:val="CommentReference"/>
          <w:color w:val="auto"/>
          <w:highlight w:val="green"/>
        </w:rPr>
        <w:commentReference w:id="128"/>
      </w:r>
      <w:bookmarkEnd w:id="126"/>
    </w:p>
    <w:p w:rsidR="00EC1D88" w:rsidRDefault="00EC1D88" w:rsidP="000059DE">
      <w:pPr>
        <w:rPr>
          <w:noProof/>
          <w:lang w:eastAsia="pt-BR"/>
        </w:rPr>
      </w:pPr>
      <w:r>
        <w:rPr>
          <w:noProof/>
          <w:lang w:eastAsia="pt-BR"/>
        </w:rPr>
        <w:br/>
      </w:r>
      <w:r w:rsidRPr="00C910D5">
        <w:rPr>
          <w:noProof/>
          <w:highlight w:val="green"/>
          <w:lang w:eastAsia="pt-BR"/>
        </w:rPr>
        <w:t>Neste tópico, iremos apresentar o Diagrama de Atividades Geral e dos Casos de Uso mais complexos.</w:t>
      </w:r>
    </w:p>
    <w:p w:rsidR="00EC1D88" w:rsidRDefault="00ED28C0" w:rsidP="000059DE">
      <w:r>
        <w:rPr>
          <w:noProof/>
          <w:lang w:eastAsia="pt-BR"/>
        </w:rPr>
        <w:drawing>
          <wp:inline distT="0" distB="0" distL="0" distR="0">
            <wp:extent cx="5725160" cy="4357370"/>
            <wp:effectExtent l="19050" t="0" r="889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35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773" w:rsidRPr="007C162A" w:rsidRDefault="00D11FCA" w:rsidP="0000137F">
      <w:pPr>
        <w:pStyle w:val="Caption"/>
        <w:jc w:val="center"/>
      </w:pPr>
      <w:bookmarkStart w:id="129" w:name="_Toc398026558"/>
      <w:r>
        <w:t xml:space="preserve">Figura </w:t>
      </w:r>
      <w:r w:rsidR="00F11830">
        <w:fldChar w:fldCharType="begin"/>
      </w:r>
      <w:r w:rsidR="00D224A6">
        <w:instrText xml:space="preserve"> SEQ Figura \* ARABIC </w:instrText>
      </w:r>
      <w:r w:rsidR="00F11830">
        <w:fldChar w:fldCharType="separate"/>
      </w:r>
      <w:r w:rsidR="00A42D8E">
        <w:rPr>
          <w:noProof/>
        </w:rPr>
        <w:t>3</w:t>
      </w:r>
      <w:r w:rsidR="00F11830">
        <w:fldChar w:fldCharType="end"/>
      </w:r>
      <w:r w:rsidR="005F5773">
        <w:t xml:space="preserve"> - Diagrama de </w:t>
      </w:r>
      <w:r w:rsidR="0000137F">
        <w:t>Atividades Geral</w:t>
      </w:r>
      <w:bookmarkEnd w:id="129"/>
    </w:p>
    <w:p w:rsidR="005F5773" w:rsidRDefault="005F5773" w:rsidP="000059DE"/>
    <w:p w:rsidR="00193AB1" w:rsidRPr="00D94BED" w:rsidRDefault="000059DE" w:rsidP="00664F97">
      <w:pPr>
        <w:pStyle w:val="Heading4"/>
      </w:pPr>
      <w:r>
        <w:br w:type="page"/>
      </w:r>
      <w:bookmarkStart w:id="130" w:name="_Toc398026512"/>
      <w:r w:rsidR="0017053A" w:rsidRPr="00D94BED">
        <w:lastRenderedPageBreak/>
        <w:t>BUC</w:t>
      </w:r>
      <w:r w:rsidR="00193AB1" w:rsidRPr="00D94BED">
        <w:t xml:space="preserve">01 </w:t>
      </w:r>
      <w:r w:rsidR="00F205F5" w:rsidRPr="00D94BED">
        <w:t>–</w:t>
      </w:r>
      <w:r w:rsidR="00193AB1" w:rsidRPr="00D94BED">
        <w:t xml:space="preserve"> </w:t>
      </w:r>
      <w:del w:id="131" w:author="314017" w:date="2014-09-02T20:35:00Z">
        <w:r w:rsidR="00E338FA" w:rsidRPr="00D94BED" w:rsidDel="00EB59A6">
          <w:delText>Registrar</w:delText>
        </w:r>
        <w:r w:rsidR="00F205F5" w:rsidRPr="00D94BED" w:rsidDel="00EB59A6">
          <w:delText xml:space="preserve"> Paciente</w:delText>
        </w:r>
      </w:del>
      <w:ins w:id="132" w:author="314017" w:date="2014-09-02T20:35:00Z">
        <w:r w:rsidR="00EB59A6" w:rsidRPr="00D94BED">
          <w:t>Abrir Ficha</w:t>
        </w:r>
      </w:ins>
      <w:bookmarkEnd w:id="130"/>
    </w:p>
    <w:p w:rsidR="002921FD" w:rsidRDefault="002921FD" w:rsidP="002921FD">
      <w:pPr>
        <w:rPr>
          <w:ins w:id="133" w:author="314017" w:date="2014-09-02T20:34:00Z"/>
        </w:rPr>
      </w:pP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03"/>
        <w:gridCol w:w="7081"/>
      </w:tblGrid>
      <w:tr w:rsidR="009B0EA9" w:rsidTr="00220653">
        <w:trPr>
          <w:trHeight w:val="300"/>
          <w:jc w:val="center"/>
          <w:ins w:id="134" w:author="314017" w:date="2014-09-02T20:34:00Z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9B0EA9" w:rsidRDefault="009B0EA9" w:rsidP="009B0EA9">
            <w:pPr>
              <w:spacing w:after="0" w:line="240" w:lineRule="auto"/>
              <w:jc w:val="center"/>
              <w:rPr>
                <w:ins w:id="135" w:author="314017" w:date="2014-09-02T20:34:00Z"/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ins w:id="136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FFFFFF"/>
                  <w:lang w:eastAsia="pt-BR"/>
                </w:rPr>
                <w:t>BUC0</w:t>
              </w:r>
            </w:ins>
            <w:ins w:id="137" w:author="314017" w:date="2014-09-02T20:35:00Z">
              <w:r>
                <w:rPr>
                  <w:rFonts w:ascii="Arial" w:eastAsia="Times New Roman" w:hAnsi="Arial" w:cs="Arial"/>
                  <w:b/>
                  <w:bCs/>
                  <w:color w:val="FFFFFF"/>
                  <w:lang w:eastAsia="pt-BR"/>
                </w:rPr>
                <w:t>1</w:t>
              </w:r>
            </w:ins>
            <w:ins w:id="138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FFFFFF"/>
                  <w:lang w:eastAsia="pt-BR"/>
                </w:rPr>
                <w:t xml:space="preserve"> – Abrir ficha</w:t>
              </w:r>
            </w:ins>
          </w:p>
        </w:tc>
      </w:tr>
      <w:tr w:rsidR="009B0EA9" w:rsidTr="00220653">
        <w:trPr>
          <w:trHeight w:val="300"/>
          <w:jc w:val="center"/>
          <w:ins w:id="139" w:author="314017" w:date="2014-09-02T20:34:00Z"/>
        </w:trPr>
        <w:tc>
          <w:tcPr>
            <w:tcW w:w="18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B0EA9" w:rsidRDefault="009B0EA9" w:rsidP="00220653">
            <w:pPr>
              <w:spacing w:after="0" w:line="240" w:lineRule="auto"/>
              <w:rPr>
                <w:ins w:id="140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ins w:id="141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t>Descrição Geral:</w:t>
              </w:r>
            </w:ins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B0EA9" w:rsidRDefault="0039013F" w:rsidP="0039013F">
            <w:pPr>
              <w:spacing w:after="0" w:line="240" w:lineRule="auto"/>
              <w:rPr>
                <w:ins w:id="142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É aberta uma ficha para o cliente novo que chegar na clínica.</w:t>
            </w:r>
          </w:p>
        </w:tc>
      </w:tr>
      <w:tr w:rsidR="009B0EA9" w:rsidTr="00220653">
        <w:trPr>
          <w:trHeight w:val="300"/>
          <w:jc w:val="center"/>
          <w:ins w:id="143" w:author="314017" w:date="2014-09-02T20:34:00Z"/>
        </w:trPr>
        <w:tc>
          <w:tcPr>
            <w:tcW w:w="18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B0EA9" w:rsidRDefault="009B0EA9" w:rsidP="00220653">
            <w:pPr>
              <w:spacing w:after="0" w:line="240" w:lineRule="auto"/>
              <w:rPr>
                <w:ins w:id="144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ins w:id="145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t>Ator(es):</w:t>
              </w:r>
            </w:ins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B0EA9" w:rsidRDefault="009B0EA9" w:rsidP="00FD6D9A">
            <w:pPr>
              <w:spacing w:after="0" w:line="240" w:lineRule="auto"/>
              <w:rPr>
                <w:ins w:id="146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ins w:id="147" w:author="314017" w:date="2014-09-02T20:34:00Z">
              <w:r>
                <w:rPr>
                  <w:rFonts w:ascii="Arial" w:eastAsia="Times New Roman" w:hAnsi="Arial" w:cs="Arial"/>
                  <w:color w:val="000000"/>
                  <w:lang w:eastAsia="pt-BR"/>
                </w:rPr>
                <w:t>Secretári</w:t>
              </w:r>
            </w:ins>
            <w:r w:rsidR="0039013F">
              <w:rPr>
                <w:rFonts w:ascii="Arial" w:eastAsia="Times New Roman" w:hAnsi="Arial" w:cs="Arial"/>
                <w:color w:val="000000"/>
                <w:lang w:eastAsia="pt-BR"/>
              </w:rPr>
              <w:t>a</w:t>
            </w:r>
            <w:r w:rsidR="00FD6D9A">
              <w:rPr>
                <w:rFonts w:ascii="Arial" w:eastAsia="Times New Roman" w:hAnsi="Arial" w:cs="Arial"/>
                <w:color w:val="000000"/>
                <w:lang w:eastAsia="pt-BR"/>
              </w:rPr>
              <w:t xml:space="preserve"> e Paciente</w:t>
            </w:r>
          </w:p>
        </w:tc>
      </w:tr>
      <w:tr w:rsidR="009B0EA9" w:rsidTr="00220653">
        <w:trPr>
          <w:trHeight w:val="300"/>
          <w:jc w:val="center"/>
          <w:ins w:id="148" w:author="314017" w:date="2014-09-02T20:34:00Z"/>
        </w:trPr>
        <w:tc>
          <w:tcPr>
            <w:tcW w:w="18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B0EA9" w:rsidRDefault="009B0EA9" w:rsidP="00220653">
            <w:pPr>
              <w:spacing w:after="0" w:line="240" w:lineRule="auto"/>
              <w:rPr>
                <w:ins w:id="149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ins w:id="150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t>Pré-requisito:</w:t>
              </w:r>
            </w:ins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B0EA9" w:rsidRDefault="009B0EA9" w:rsidP="00220653">
            <w:pPr>
              <w:spacing w:after="0" w:line="240" w:lineRule="auto"/>
              <w:rPr>
                <w:ins w:id="151" w:author="314017" w:date="2014-09-02T20:34:00Z"/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9B0EA9" w:rsidTr="00220653">
        <w:trPr>
          <w:trHeight w:val="300"/>
          <w:jc w:val="center"/>
          <w:ins w:id="152" w:author="314017" w:date="2014-09-02T20:34:00Z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9B0EA9" w:rsidRDefault="009B0EA9" w:rsidP="00220653">
            <w:pPr>
              <w:spacing w:after="0" w:line="240" w:lineRule="auto"/>
              <w:jc w:val="center"/>
              <w:rPr>
                <w:ins w:id="153" w:author="314017" w:date="2014-09-02T20:34:00Z"/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ins w:id="154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FFFFFF"/>
                  <w:lang w:eastAsia="pt-BR"/>
                </w:rPr>
                <w:t>Fluxo Típico</w:t>
              </w:r>
            </w:ins>
          </w:p>
        </w:tc>
      </w:tr>
      <w:tr w:rsidR="009B0EA9" w:rsidTr="00220653">
        <w:trPr>
          <w:trHeight w:val="300"/>
          <w:jc w:val="center"/>
          <w:ins w:id="155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B0EA9" w:rsidRDefault="009B0EA9" w:rsidP="00220653">
            <w:pPr>
              <w:spacing w:after="0" w:line="240" w:lineRule="auto"/>
              <w:rPr>
                <w:ins w:id="156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ins w:id="157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t>Nº</w:t>
              </w:r>
            </w:ins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B0EA9" w:rsidRDefault="009B0EA9" w:rsidP="00220653">
            <w:pPr>
              <w:spacing w:after="0" w:line="240" w:lineRule="auto"/>
              <w:jc w:val="center"/>
              <w:rPr>
                <w:ins w:id="158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ins w:id="159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t>Ação</w:t>
              </w:r>
            </w:ins>
          </w:p>
        </w:tc>
      </w:tr>
      <w:tr w:rsidR="0039013F" w:rsidTr="0039013F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9013F" w:rsidRDefault="0039013F" w:rsidP="0039013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9013F" w:rsidRDefault="0039013F" w:rsidP="0039013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chega à clínica pela primeira vez.</w:t>
            </w:r>
          </w:p>
        </w:tc>
      </w:tr>
      <w:tr w:rsidR="0039013F" w:rsidTr="0039013F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9013F" w:rsidRDefault="0039013F" w:rsidP="0039013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9013F" w:rsidRDefault="0039013F" w:rsidP="00FD6D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Secretária </w:t>
            </w:r>
            <w:r w:rsidR="00871AFB">
              <w:rPr>
                <w:rFonts w:ascii="Arial" w:eastAsia="Times New Roman" w:hAnsi="Arial" w:cs="Arial"/>
                <w:color w:val="000000"/>
                <w:lang w:eastAsia="pt-BR"/>
              </w:rPr>
              <w:t>solicita seus documentos pessoais para abrir uma ficha de cadastro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para o mesmo.</w:t>
            </w:r>
          </w:p>
        </w:tc>
      </w:tr>
      <w:tr w:rsidR="00871AFB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71AFB" w:rsidRDefault="00871AFB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71AFB" w:rsidRDefault="00871AFB" w:rsidP="00FD6D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Paciente </w:t>
            </w:r>
            <w:r w:rsidR="00FD6D9A">
              <w:rPr>
                <w:rFonts w:ascii="Arial" w:eastAsia="Times New Roman" w:hAnsi="Arial" w:cs="Arial"/>
                <w:color w:val="000000"/>
                <w:lang w:eastAsia="pt-BR"/>
              </w:rPr>
              <w:t>informa sua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documentação para secretária.</w:t>
            </w:r>
          </w:p>
        </w:tc>
      </w:tr>
      <w:tr w:rsidR="00871AFB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71AFB" w:rsidRDefault="00FD6D9A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71AFB" w:rsidRDefault="00871AFB" w:rsidP="00FD6D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Secretária </w:t>
            </w:r>
            <w:r w:rsidR="00FD6D9A">
              <w:rPr>
                <w:rFonts w:ascii="Arial" w:eastAsia="Times New Roman" w:hAnsi="Arial" w:cs="Arial"/>
                <w:color w:val="000000"/>
                <w:lang w:eastAsia="pt-BR"/>
              </w:rPr>
              <w:t>abre uma ficha para que os dados do paciente fiquem registrados nela, além das consultas, tratamentos, pagamentos, etc.</w:t>
            </w:r>
          </w:p>
        </w:tc>
      </w:tr>
      <w:tr w:rsidR="009B0EA9" w:rsidTr="00220653">
        <w:trPr>
          <w:trHeight w:val="300"/>
          <w:jc w:val="center"/>
          <w:ins w:id="160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B0EA9" w:rsidRDefault="00FD6D9A" w:rsidP="00220653">
            <w:pPr>
              <w:spacing w:after="0" w:line="240" w:lineRule="auto"/>
              <w:rPr>
                <w:ins w:id="161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B0EA9" w:rsidRDefault="009B0EA9" w:rsidP="00220653">
            <w:pPr>
              <w:spacing w:after="0" w:line="240" w:lineRule="auto"/>
              <w:rPr>
                <w:ins w:id="162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ins w:id="163" w:author="314017" w:date="2014-09-02T20:34:00Z">
              <w:r>
                <w:rPr>
                  <w:rFonts w:ascii="Arial" w:eastAsia="Times New Roman" w:hAnsi="Arial" w:cs="Arial"/>
                  <w:color w:val="000000"/>
                  <w:lang w:eastAsia="pt-BR"/>
                </w:rPr>
                <w:t>Fim do caso de uso</w:t>
              </w:r>
            </w:ins>
          </w:p>
        </w:tc>
      </w:tr>
    </w:tbl>
    <w:p w:rsidR="009B0EA9" w:rsidDel="009B0EA9" w:rsidRDefault="009B0EA9" w:rsidP="002921FD">
      <w:pPr>
        <w:rPr>
          <w:del w:id="164" w:author="314017" w:date="2014-09-02T20:34:00Z"/>
        </w:rPr>
      </w:pP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03"/>
        <w:gridCol w:w="7081"/>
      </w:tblGrid>
      <w:tr w:rsidR="00EC1D88" w:rsidDel="009B0EA9" w:rsidTr="004D0D63">
        <w:trPr>
          <w:trHeight w:val="300"/>
          <w:jc w:val="center"/>
          <w:del w:id="165" w:author="314017" w:date="2014-09-02T20:34:00Z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EC1D88" w:rsidDel="009B0EA9" w:rsidRDefault="0017053A" w:rsidP="004D0D63">
            <w:pPr>
              <w:spacing w:after="0" w:line="240" w:lineRule="auto"/>
              <w:jc w:val="center"/>
              <w:rPr>
                <w:del w:id="166" w:author="314017" w:date="2014-09-02T20:34:00Z"/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del w:id="167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FFFFFF"/>
                  <w:lang w:eastAsia="pt-BR"/>
                </w:rPr>
                <w:delText>BUC</w:delText>
              </w:r>
              <w:r w:rsidR="00EC1D88" w:rsidDel="009B0EA9">
                <w:rPr>
                  <w:rFonts w:ascii="Arial" w:eastAsia="Times New Roman" w:hAnsi="Arial" w:cs="Arial"/>
                  <w:b/>
                  <w:bCs/>
                  <w:color w:val="FFFFFF"/>
                  <w:lang w:eastAsia="pt-BR"/>
                </w:rPr>
                <w:delText>01 – Registrar Paciente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168" w:author="314017" w:date="2014-09-02T20:34:00Z"/>
        </w:trPr>
        <w:tc>
          <w:tcPr>
            <w:tcW w:w="18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69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del w:id="170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delText>Descrição Geral:</w:delText>
              </w:r>
            </w:del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71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72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Ao agendar a consulta, o paciente passa as informações pessoais para que a secretária possa cadastrá-lo.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173" w:author="314017" w:date="2014-09-02T20:34:00Z"/>
        </w:trPr>
        <w:tc>
          <w:tcPr>
            <w:tcW w:w="18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74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del w:id="175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delText>Ator(es):</w:delText>
              </w:r>
            </w:del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76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77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Secretária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178" w:author="314017" w:date="2014-09-02T20:34:00Z"/>
        </w:trPr>
        <w:tc>
          <w:tcPr>
            <w:tcW w:w="18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79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del w:id="180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delText>Pré-requisito:</w:delText>
              </w:r>
            </w:del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jc w:val="center"/>
              <w:rPr>
                <w:del w:id="181" w:author="314017" w:date="2014-09-02T20:34:00Z"/>
                <w:rFonts w:ascii="Calibri" w:eastAsia="Times New Roman" w:hAnsi="Calibri" w:cs="Calibri"/>
                <w:color w:val="000000"/>
                <w:lang w:eastAsia="pt-BR"/>
              </w:rPr>
            </w:pPr>
            <w:del w:id="182" w:author="314017" w:date="2014-09-02T20:34:00Z">
              <w:r w:rsidDel="009B0EA9">
                <w:rPr>
                  <w:rFonts w:ascii="Calibri" w:eastAsia="Times New Roman" w:hAnsi="Calibri" w:cs="Calibri"/>
                  <w:color w:val="000000"/>
                  <w:lang w:eastAsia="pt-BR"/>
                </w:rPr>
                <w:delText> 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183" w:author="314017" w:date="2014-09-02T20:34:00Z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jc w:val="center"/>
              <w:rPr>
                <w:del w:id="184" w:author="314017" w:date="2014-09-02T20:34:00Z"/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del w:id="185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FFFFFF"/>
                  <w:lang w:eastAsia="pt-BR"/>
                </w:rPr>
                <w:delText>Fluxo Típico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186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87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del w:id="188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delText>Nº</w:delText>
              </w:r>
            </w:del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jc w:val="center"/>
              <w:rPr>
                <w:del w:id="189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del w:id="190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delText>Ação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191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92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93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1</w:delText>
              </w:r>
            </w:del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94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95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Paciente entrega documentação para secretária.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196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97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98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2</w:delText>
              </w:r>
            </w:del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99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200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Secretária preenche os campos da ficha cadastral do paciente.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201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202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203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3</w:delText>
              </w:r>
            </w:del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204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205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Secretária guarda a ficha cadastral à pasta do paciente.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206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207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208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209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Fim do caso de uso</w:delText>
              </w:r>
            </w:del>
          </w:p>
        </w:tc>
      </w:tr>
    </w:tbl>
    <w:p w:rsidR="00EC1D88" w:rsidRDefault="00EC1D88" w:rsidP="002921FD"/>
    <w:p w:rsidR="00B31D75" w:rsidRDefault="0017053A" w:rsidP="00416022">
      <w:pPr>
        <w:pStyle w:val="Heading4"/>
        <w:rPr>
          <w:ins w:id="210" w:author="314017" w:date="2014-09-02T20:34:00Z"/>
        </w:rPr>
      </w:pPr>
      <w:bookmarkStart w:id="211" w:name="_Toc398026513"/>
      <w:r w:rsidRPr="00AD0ED5">
        <w:rPr>
          <w:highlight w:val="yellow"/>
        </w:rPr>
        <w:t>BUC</w:t>
      </w:r>
      <w:r w:rsidR="00B31D75" w:rsidRPr="00AD0ED5">
        <w:rPr>
          <w:highlight w:val="yellow"/>
        </w:rPr>
        <w:t>02 –</w:t>
      </w:r>
      <w:r w:rsidR="00564889" w:rsidRPr="00AD0ED5">
        <w:rPr>
          <w:highlight w:val="yellow"/>
        </w:rPr>
        <w:t xml:space="preserve"> </w:t>
      </w:r>
      <w:del w:id="212" w:author="314017" w:date="2014-09-02T20:34:00Z">
        <w:r w:rsidR="00EC1D88" w:rsidRPr="00AD0ED5" w:rsidDel="009B0EA9">
          <w:rPr>
            <w:highlight w:val="yellow"/>
          </w:rPr>
          <w:delText>Abrir Ficha</w:delText>
        </w:r>
      </w:del>
      <w:ins w:id="213" w:author="314017" w:date="2014-09-02T20:34:00Z">
        <w:r w:rsidR="009B0EA9" w:rsidRPr="00AD0ED5">
          <w:rPr>
            <w:highlight w:val="yellow"/>
          </w:rPr>
          <w:t>Registrar Paciente</w:t>
        </w:r>
      </w:ins>
      <w:bookmarkEnd w:id="211"/>
      <w:r w:rsidR="00EC1D88">
        <w:br/>
      </w: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03"/>
        <w:gridCol w:w="7081"/>
      </w:tblGrid>
      <w:tr w:rsidR="009B0EA9" w:rsidTr="00220653">
        <w:trPr>
          <w:trHeight w:val="300"/>
          <w:jc w:val="center"/>
          <w:ins w:id="214" w:author="314017" w:date="2014-09-02T20:34:00Z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9B0EA9" w:rsidRDefault="009B0EA9" w:rsidP="009B0EA9">
            <w:pPr>
              <w:spacing w:after="0" w:line="240" w:lineRule="auto"/>
              <w:jc w:val="center"/>
              <w:rPr>
                <w:ins w:id="215" w:author="314017" w:date="2014-09-02T20:34:00Z"/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commentRangeStart w:id="216"/>
            <w:ins w:id="217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FFFFFF"/>
                  <w:lang w:eastAsia="pt-BR"/>
                </w:rPr>
                <w:t>BUC02 – Registrar Paciente</w:t>
              </w:r>
            </w:ins>
            <w:commentRangeEnd w:id="216"/>
            <w:r w:rsidR="0039013F">
              <w:rPr>
                <w:rStyle w:val="CommentReference"/>
              </w:rPr>
              <w:commentReference w:id="216"/>
            </w:r>
          </w:p>
        </w:tc>
      </w:tr>
      <w:tr w:rsidR="009B0EA9" w:rsidTr="00220653">
        <w:trPr>
          <w:trHeight w:val="300"/>
          <w:jc w:val="center"/>
          <w:ins w:id="218" w:author="314017" w:date="2014-09-02T20:34:00Z"/>
        </w:trPr>
        <w:tc>
          <w:tcPr>
            <w:tcW w:w="18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B0EA9" w:rsidRDefault="009B0EA9" w:rsidP="00220653">
            <w:pPr>
              <w:spacing w:after="0" w:line="240" w:lineRule="auto"/>
              <w:rPr>
                <w:ins w:id="219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ins w:id="220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t>Descrição Geral:</w:t>
              </w:r>
            </w:ins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B0EA9" w:rsidRDefault="0039013F" w:rsidP="0039013F">
            <w:pPr>
              <w:spacing w:after="0" w:line="240" w:lineRule="auto"/>
              <w:rPr>
                <w:ins w:id="221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Secretária realiza o registro do paciente na ficha de cadastro com suas informações pessoais. </w:t>
            </w:r>
          </w:p>
        </w:tc>
      </w:tr>
      <w:tr w:rsidR="009B0EA9" w:rsidTr="00220653">
        <w:trPr>
          <w:trHeight w:val="300"/>
          <w:jc w:val="center"/>
          <w:ins w:id="222" w:author="314017" w:date="2014-09-02T20:34:00Z"/>
        </w:trPr>
        <w:tc>
          <w:tcPr>
            <w:tcW w:w="18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B0EA9" w:rsidRDefault="009B0EA9" w:rsidP="00220653">
            <w:pPr>
              <w:spacing w:after="0" w:line="240" w:lineRule="auto"/>
              <w:rPr>
                <w:ins w:id="223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ins w:id="224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t>Ator(es):</w:t>
              </w:r>
            </w:ins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B0EA9" w:rsidRDefault="009B0EA9" w:rsidP="00220653">
            <w:pPr>
              <w:spacing w:after="0" w:line="240" w:lineRule="auto"/>
              <w:rPr>
                <w:ins w:id="225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ins w:id="226" w:author="314017" w:date="2014-09-02T20:34:00Z">
              <w:r>
                <w:rPr>
                  <w:rFonts w:ascii="Arial" w:eastAsia="Times New Roman" w:hAnsi="Arial" w:cs="Arial"/>
                  <w:color w:val="000000"/>
                  <w:lang w:eastAsia="pt-BR"/>
                </w:rPr>
                <w:t>Secretária</w:t>
              </w:r>
            </w:ins>
            <w:r w:rsidR="0039013F">
              <w:rPr>
                <w:rFonts w:ascii="Arial" w:eastAsia="Times New Roman" w:hAnsi="Arial" w:cs="Arial"/>
                <w:color w:val="000000"/>
                <w:lang w:eastAsia="pt-BR"/>
              </w:rPr>
              <w:t>, Dentista e Sócio</w:t>
            </w:r>
          </w:p>
        </w:tc>
      </w:tr>
      <w:tr w:rsidR="009B0EA9" w:rsidTr="00220653">
        <w:trPr>
          <w:trHeight w:val="300"/>
          <w:jc w:val="center"/>
          <w:ins w:id="227" w:author="314017" w:date="2014-09-02T20:34:00Z"/>
        </w:trPr>
        <w:tc>
          <w:tcPr>
            <w:tcW w:w="18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B0EA9" w:rsidRDefault="009B0EA9" w:rsidP="00220653">
            <w:pPr>
              <w:spacing w:after="0" w:line="240" w:lineRule="auto"/>
              <w:rPr>
                <w:ins w:id="228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ins w:id="229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t>Pré-requisito:</w:t>
              </w:r>
            </w:ins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B0EA9" w:rsidRPr="0039013F" w:rsidRDefault="0039013F" w:rsidP="0039013F">
            <w:pPr>
              <w:spacing w:after="0" w:line="240" w:lineRule="auto"/>
              <w:rPr>
                <w:ins w:id="230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r w:rsidRPr="0039013F">
              <w:rPr>
                <w:rFonts w:ascii="Arial" w:eastAsia="Times New Roman" w:hAnsi="Arial" w:cs="Arial"/>
                <w:color w:val="000000"/>
                <w:lang w:eastAsia="pt-BR"/>
              </w:rPr>
              <w:t>Paciente possuir uma ficha de cadastro</w:t>
            </w:r>
            <w:ins w:id="231" w:author="314017" w:date="2014-09-02T20:34:00Z">
              <w:r w:rsidR="009B0EA9" w:rsidRPr="0039013F">
                <w:rPr>
                  <w:rFonts w:ascii="Arial" w:eastAsia="Times New Roman" w:hAnsi="Arial" w:cs="Arial"/>
                  <w:color w:val="000000"/>
                  <w:lang w:eastAsia="pt-BR"/>
                </w:rPr>
                <w:t> </w:t>
              </w:r>
            </w:ins>
          </w:p>
        </w:tc>
      </w:tr>
      <w:tr w:rsidR="009B0EA9" w:rsidTr="00220653">
        <w:trPr>
          <w:trHeight w:val="300"/>
          <w:jc w:val="center"/>
          <w:ins w:id="232" w:author="314017" w:date="2014-09-02T20:34:00Z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9B0EA9" w:rsidRDefault="009B0EA9" w:rsidP="00220653">
            <w:pPr>
              <w:spacing w:after="0" w:line="240" w:lineRule="auto"/>
              <w:jc w:val="center"/>
              <w:rPr>
                <w:ins w:id="233" w:author="314017" w:date="2014-09-02T20:34:00Z"/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ins w:id="234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FFFFFF"/>
                  <w:lang w:eastAsia="pt-BR"/>
                </w:rPr>
                <w:t>Fluxo Típico</w:t>
              </w:r>
            </w:ins>
          </w:p>
        </w:tc>
      </w:tr>
      <w:tr w:rsidR="009B0EA9" w:rsidTr="00220653">
        <w:trPr>
          <w:trHeight w:val="300"/>
          <w:jc w:val="center"/>
          <w:ins w:id="235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B0EA9" w:rsidRDefault="009B0EA9" w:rsidP="00220653">
            <w:pPr>
              <w:spacing w:after="0" w:line="240" w:lineRule="auto"/>
              <w:rPr>
                <w:ins w:id="236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ins w:id="237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t>Nº</w:t>
              </w:r>
            </w:ins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B0EA9" w:rsidRDefault="009B0EA9" w:rsidP="00220653">
            <w:pPr>
              <w:spacing w:after="0" w:line="240" w:lineRule="auto"/>
              <w:jc w:val="center"/>
              <w:rPr>
                <w:ins w:id="238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ins w:id="239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t>Ação</w:t>
              </w:r>
            </w:ins>
          </w:p>
        </w:tc>
      </w:tr>
      <w:tr w:rsidR="009B0EA9" w:rsidTr="00220653">
        <w:trPr>
          <w:trHeight w:val="300"/>
          <w:jc w:val="center"/>
          <w:ins w:id="240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B0EA9" w:rsidRDefault="009B0EA9" w:rsidP="00220653">
            <w:pPr>
              <w:spacing w:after="0" w:line="240" w:lineRule="auto"/>
              <w:rPr>
                <w:ins w:id="241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ins w:id="242" w:author="314017" w:date="2014-09-02T20:34:00Z">
              <w:r>
                <w:rPr>
                  <w:rFonts w:ascii="Arial" w:eastAsia="Times New Roman" w:hAnsi="Arial" w:cs="Arial"/>
                  <w:color w:val="000000"/>
                  <w:lang w:eastAsia="pt-BR"/>
                </w:rPr>
                <w:t>1</w:t>
              </w:r>
            </w:ins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B0EA9" w:rsidRDefault="009B0EA9" w:rsidP="00220653">
            <w:pPr>
              <w:spacing w:after="0" w:line="240" w:lineRule="auto"/>
              <w:rPr>
                <w:ins w:id="243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ins w:id="244" w:author="314017" w:date="2014-09-02T20:34:00Z">
              <w:r>
                <w:rPr>
                  <w:rFonts w:ascii="Arial" w:eastAsia="Times New Roman" w:hAnsi="Arial" w:cs="Arial"/>
                  <w:color w:val="000000"/>
                  <w:lang w:eastAsia="pt-BR"/>
                </w:rPr>
                <w:t>Paciente entrega documentação para secretária.</w:t>
              </w:r>
            </w:ins>
          </w:p>
        </w:tc>
      </w:tr>
      <w:tr w:rsidR="009B0EA9" w:rsidTr="00220653">
        <w:trPr>
          <w:trHeight w:val="300"/>
          <w:jc w:val="center"/>
          <w:ins w:id="245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B0EA9" w:rsidRDefault="009B0EA9" w:rsidP="00220653">
            <w:pPr>
              <w:spacing w:after="0" w:line="240" w:lineRule="auto"/>
              <w:rPr>
                <w:ins w:id="246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ins w:id="247" w:author="314017" w:date="2014-09-02T20:34:00Z">
              <w:r>
                <w:rPr>
                  <w:rFonts w:ascii="Arial" w:eastAsia="Times New Roman" w:hAnsi="Arial" w:cs="Arial"/>
                  <w:color w:val="000000"/>
                  <w:lang w:eastAsia="pt-BR"/>
                </w:rPr>
                <w:t>2</w:t>
              </w:r>
            </w:ins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B0EA9" w:rsidRDefault="009B0EA9" w:rsidP="00220653">
            <w:pPr>
              <w:spacing w:after="0" w:line="240" w:lineRule="auto"/>
              <w:rPr>
                <w:ins w:id="248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ins w:id="249" w:author="314017" w:date="2014-09-02T20:34:00Z">
              <w:r>
                <w:rPr>
                  <w:rFonts w:ascii="Arial" w:eastAsia="Times New Roman" w:hAnsi="Arial" w:cs="Arial"/>
                  <w:color w:val="000000"/>
                  <w:lang w:eastAsia="pt-BR"/>
                </w:rPr>
                <w:t>Secretária preenche os campos da ficha cadastral do paciente.</w:t>
              </w:r>
            </w:ins>
          </w:p>
        </w:tc>
      </w:tr>
      <w:tr w:rsidR="009B0EA9" w:rsidTr="00220653">
        <w:trPr>
          <w:trHeight w:val="300"/>
          <w:jc w:val="center"/>
          <w:ins w:id="250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B0EA9" w:rsidRDefault="009B0EA9" w:rsidP="00220653">
            <w:pPr>
              <w:spacing w:after="0" w:line="240" w:lineRule="auto"/>
              <w:rPr>
                <w:ins w:id="251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ins w:id="252" w:author="314017" w:date="2014-09-02T20:34:00Z">
              <w:r>
                <w:rPr>
                  <w:rFonts w:ascii="Arial" w:eastAsia="Times New Roman" w:hAnsi="Arial" w:cs="Arial"/>
                  <w:color w:val="000000"/>
                  <w:lang w:eastAsia="pt-BR"/>
                </w:rPr>
                <w:t>3</w:t>
              </w:r>
            </w:ins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B0EA9" w:rsidRDefault="009B0EA9" w:rsidP="00220653">
            <w:pPr>
              <w:spacing w:after="0" w:line="240" w:lineRule="auto"/>
              <w:rPr>
                <w:ins w:id="253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ins w:id="254" w:author="314017" w:date="2014-09-02T20:34:00Z">
              <w:r>
                <w:rPr>
                  <w:rFonts w:ascii="Arial" w:eastAsia="Times New Roman" w:hAnsi="Arial" w:cs="Arial"/>
                  <w:color w:val="000000"/>
                  <w:lang w:eastAsia="pt-BR"/>
                </w:rPr>
                <w:t>Secretária guarda a ficha cadastral à pasta do paciente.</w:t>
              </w:r>
            </w:ins>
          </w:p>
        </w:tc>
      </w:tr>
      <w:tr w:rsidR="009B0EA9" w:rsidTr="00220653">
        <w:trPr>
          <w:trHeight w:val="300"/>
          <w:jc w:val="center"/>
          <w:ins w:id="255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B0EA9" w:rsidRDefault="009B0EA9" w:rsidP="00220653">
            <w:pPr>
              <w:spacing w:after="0" w:line="240" w:lineRule="auto"/>
              <w:rPr>
                <w:ins w:id="256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B0EA9" w:rsidRDefault="009B0EA9" w:rsidP="00220653">
            <w:pPr>
              <w:spacing w:after="0" w:line="240" w:lineRule="auto"/>
              <w:rPr>
                <w:ins w:id="257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ins w:id="258" w:author="314017" w:date="2014-09-02T20:34:00Z">
              <w:r>
                <w:rPr>
                  <w:rFonts w:ascii="Arial" w:eastAsia="Times New Roman" w:hAnsi="Arial" w:cs="Arial"/>
                  <w:color w:val="000000"/>
                  <w:lang w:eastAsia="pt-BR"/>
                </w:rPr>
                <w:t>Fim do caso de uso</w:t>
              </w:r>
            </w:ins>
          </w:p>
        </w:tc>
      </w:tr>
    </w:tbl>
    <w:p w:rsidR="007B6C22" w:rsidRDefault="007B6C22">
      <w:pPr>
        <w:rPr>
          <w:del w:id="259" w:author="314017" w:date="2014-09-02T20:34:00Z"/>
        </w:rPr>
        <w:pPrChange w:id="260" w:author="314017" w:date="2014-09-02T20:34:00Z">
          <w:pPr>
            <w:pStyle w:val="Heading4"/>
          </w:pPr>
        </w:pPrChange>
      </w:pP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03"/>
        <w:gridCol w:w="7081"/>
      </w:tblGrid>
      <w:tr w:rsidR="00EC1D88" w:rsidDel="009B0EA9" w:rsidTr="004D0D63">
        <w:trPr>
          <w:trHeight w:val="300"/>
          <w:jc w:val="center"/>
          <w:del w:id="261" w:author="314017" w:date="2014-09-02T20:34:00Z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EC1D88" w:rsidDel="009B0EA9" w:rsidRDefault="0017053A" w:rsidP="004D0D63">
            <w:pPr>
              <w:spacing w:after="0" w:line="240" w:lineRule="auto"/>
              <w:jc w:val="center"/>
              <w:rPr>
                <w:del w:id="262" w:author="314017" w:date="2014-09-02T20:34:00Z"/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del w:id="263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FFFFFF"/>
                  <w:lang w:eastAsia="pt-BR"/>
                </w:rPr>
                <w:delText>BUC</w:delText>
              </w:r>
              <w:r w:rsidR="00EC1D88" w:rsidDel="009B0EA9">
                <w:rPr>
                  <w:rFonts w:ascii="Arial" w:eastAsia="Times New Roman" w:hAnsi="Arial" w:cs="Arial"/>
                  <w:b/>
                  <w:bCs/>
                  <w:color w:val="FFFFFF"/>
                  <w:lang w:eastAsia="pt-BR"/>
                </w:rPr>
                <w:delText>02 – Abrir ficha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264" w:author="314017" w:date="2014-09-02T20:34:00Z"/>
        </w:trPr>
        <w:tc>
          <w:tcPr>
            <w:tcW w:w="18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265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del w:id="266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delText>Descrição Geral:</w:delText>
              </w:r>
            </w:del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267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268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Uma ficha é aberta para o paciente quando uma consulta é agendada para ele.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269" w:author="314017" w:date="2014-09-02T20:34:00Z"/>
        </w:trPr>
        <w:tc>
          <w:tcPr>
            <w:tcW w:w="18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270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del w:id="271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delText>Ator(es):</w:delText>
              </w:r>
            </w:del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272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273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Secretária.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274" w:author="314017" w:date="2014-09-02T20:34:00Z"/>
        </w:trPr>
        <w:tc>
          <w:tcPr>
            <w:tcW w:w="18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275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del w:id="276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delText>Pré-requisito:</w:delText>
              </w:r>
            </w:del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277" w:author="314017" w:date="2014-09-02T20:34:00Z"/>
                <w:rFonts w:ascii="Calibri" w:eastAsia="Times New Roman" w:hAnsi="Calibri" w:cs="Calibri"/>
                <w:color w:val="000000"/>
                <w:lang w:eastAsia="pt-BR"/>
              </w:rPr>
            </w:pPr>
            <w:del w:id="278" w:author="314017" w:date="2014-09-02T20:34:00Z">
              <w:r w:rsidDel="009B0EA9">
                <w:rPr>
                  <w:rFonts w:ascii="Calibri" w:eastAsia="Times New Roman" w:hAnsi="Calibri" w:cs="Calibri"/>
                  <w:color w:val="000000"/>
                  <w:lang w:eastAsia="pt-BR"/>
                </w:rPr>
                <w:delText>- 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279" w:author="314017" w:date="2014-09-02T20:34:00Z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jc w:val="center"/>
              <w:rPr>
                <w:del w:id="280" w:author="314017" w:date="2014-09-02T20:34:00Z"/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del w:id="281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FFFFFF"/>
                  <w:lang w:eastAsia="pt-BR"/>
                </w:rPr>
                <w:delText>Fluxo Típico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282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283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del w:id="284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delText>Nº</w:delText>
              </w:r>
            </w:del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jc w:val="center"/>
              <w:rPr>
                <w:del w:id="285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del w:id="286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delText>Ação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287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288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289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1</w:delText>
              </w:r>
            </w:del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290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291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É aberta uma pasta para que os dados do paciente fique registrados nela, como consultas, tratamentos, pagamentos, etc.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292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293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294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295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Fim do caso de uso</w:delText>
              </w:r>
            </w:del>
          </w:p>
        </w:tc>
      </w:tr>
    </w:tbl>
    <w:p w:rsidR="00EC1D88" w:rsidRPr="00EC1D88" w:rsidRDefault="00EC1D88" w:rsidP="00EC1D88"/>
    <w:p w:rsidR="00EC3095" w:rsidRPr="00465FDE" w:rsidRDefault="0017053A" w:rsidP="00416022">
      <w:pPr>
        <w:pStyle w:val="Heading4"/>
      </w:pPr>
      <w:bookmarkStart w:id="296" w:name="_Toc398026514"/>
      <w:r w:rsidRPr="00465FDE">
        <w:t>BUC</w:t>
      </w:r>
      <w:r w:rsidR="00EC3095" w:rsidRPr="00465FDE">
        <w:t xml:space="preserve">03 </w:t>
      </w:r>
      <w:r w:rsidR="00EC1D88" w:rsidRPr="00465FDE">
        <w:t>–</w:t>
      </w:r>
      <w:r w:rsidR="00EC3095" w:rsidRPr="00465FDE">
        <w:t xml:space="preserve"> </w:t>
      </w:r>
      <w:r w:rsidR="00465FDE" w:rsidRPr="00465FDE">
        <w:t>Realizar Orçamento</w:t>
      </w:r>
      <w:bookmarkEnd w:id="296"/>
    </w:p>
    <w:p w:rsidR="00EC3095" w:rsidRDefault="00EC3095" w:rsidP="00EC3095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EC1D8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EC1D88" w:rsidRDefault="0017053A" w:rsidP="00871AF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BUC</w:t>
            </w:r>
            <w:r w:rsidR="00EC1D8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03 – </w:t>
            </w:r>
            <w:r w:rsidR="00871AFB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Realizar Orçamento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Pr="005A38EF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871AFB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realiza o orçamento do tratamento no paciente.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Pr="005A38EF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871AFB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</w:t>
            </w:r>
            <w:r w:rsidR="00D20853">
              <w:rPr>
                <w:rFonts w:ascii="Arial" w:eastAsia="Times New Roman" w:hAnsi="Arial" w:cs="Arial"/>
                <w:color w:val="000000"/>
                <w:lang w:eastAsia="pt-BR"/>
              </w:rPr>
              <w:t xml:space="preserve"> e Paciente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Pr="005A38EF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EC1D88" w:rsidP="00871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  <w:r w:rsidRPr="00C66B2E">
              <w:rPr>
                <w:rFonts w:ascii="Arial" w:eastAsia="Times New Roman" w:hAnsi="Arial" w:cs="Arial"/>
                <w:color w:val="000000"/>
                <w:lang w:eastAsia="pt-BR"/>
              </w:rPr>
              <w:t>O paciente deve possuir cadastro na clínica.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EC1D8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871AFB" w:rsidP="00F0644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realiza o orçamento do</w:t>
            </w:r>
            <w:r w:rsidR="00F0644F">
              <w:rPr>
                <w:rFonts w:ascii="Arial" w:eastAsia="Times New Roman" w:hAnsi="Arial" w:cs="Arial"/>
                <w:color w:val="000000"/>
                <w:lang w:eastAsia="pt-BR"/>
              </w:rPr>
              <w:t>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 w:rsidR="00F0644F">
              <w:rPr>
                <w:rFonts w:ascii="Arial" w:eastAsia="Times New Roman" w:hAnsi="Arial" w:cs="Arial"/>
                <w:color w:val="000000"/>
                <w:lang w:eastAsia="pt-BR"/>
              </w:rPr>
              <w:t>procedimentos que serão realizados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no paciente.</w:t>
            </w:r>
          </w:p>
        </w:tc>
      </w:tr>
      <w:tr w:rsidR="00F0644F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0644F" w:rsidRDefault="00F0644F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0644F" w:rsidRDefault="00790D0C" w:rsidP="00F0644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informa ao paciente o valor dos procedimentos e pergunta se ele deseja começar o tratamento naquele momento.</w:t>
            </w:r>
          </w:p>
        </w:tc>
      </w:tr>
      <w:tr w:rsidR="00790D0C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790D0C" w:rsidRDefault="00790D0C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90D0C" w:rsidRDefault="00790D0C" w:rsidP="00790D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deseja realizar o procedimento em um outro dia.</w:t>
            </w:r>
          </w:p>
        </w:tc>
      </w:tr>
      <w:tr w:rsidR="00ED2FD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ED2FD2" w:rsidRDefault="00ED2FD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2FD2" w:rsidRDefault="00ED2FD2" w:rsidP="00790D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anota o orçamento na ficha do paciente.</w:t>
            </w:r>
          </w:p>
        </w:tc>
      </w:tr>
      <w:tr w:rsidR="00ED2FD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ED2FD2" w:rsidRDefault="00ED2FD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2FD2" w:rsidRDefault="00ED2FD2" w:rsidP="00ED2F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encaminha o paciente para o agendar a consulta junto com o orçamento.</w:t>
            </w:r>
          </w:p>
        </w:tc>
      </w:tr>
      <w:tr w:rsidR="00F0644F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0644F" w:rsidRDefault="00ED2FD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lastRenderedPageBreak/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0644F" w:rsidRDefault="00790D0C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EC1D88" w:rsidRDefault="00F0644F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5A1522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</w:t>
            </w:r>
            <w:r w:rsidR="00EC1D8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Altern</w:t>
            </w:r>
            <w:r w:rsidR="005A1522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ativo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EC1D88" w:rsidRPr="002A0773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EC1D88" w:rsidRPr="002A0773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Default="00790D0C" w:rsidP="00790D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decide começar o procedimento naquele momento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EC1D88" w:rsidRPr="002A0773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Default="00EC1D88" w:rsidP="00790D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Passo </w:t>
            </w:r>
            <w:r w:rsidR="00790D0C"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Fluxo Típico.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Default="00790D0C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Pr="00BF4BB8" w:rsidRDefault="00EC1D88" w:rsidP="00C104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Ir para o caso de uso “</w:t>
            </w:r>
            <w:r w:rsidR="00F0644F">
              <w:rPr>
                <w:rFonts w:ascii="Arial" w:eastAsia="Times New Roman" w:hAnsi="Arial" w:cs="Arial"/>
                <w:color w:val="000000"/>
                <w:lang w:eastAsia="pt-BR"/>
              </w:rPr>
              <w:t>BUC</w:t>
            </w:r>
            <w:r w:rsidR="00786E92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  <w:r w:rsidR="00C10493"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  <w:r w:rsidR="00F0644F">
              <w:rPr>
                <w:rFonts w:ascii="Arial" w:eastAsia="Times New Roman" w:hAnsi="Arial" w:cs="Arial"/>
                <w:color w:val="000000"/>
                <w:lang w:eastAsia="pt-BR"/>
              </w:rPr>
              <w:t xml:space="preserve"> – Realizar Procedimento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”.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Default="00EC1D8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1.</w:t>
            </w:r>
          </w:p>
        </w:tc>
      </w:tr>
    </w:tbl>
    <w:p w:rsidR="00EC3095" w:rsidRPr="00EC3095" w:rsidRDefault="00EC3095" w:rsidP="00EC3095"/>
    <w:p w:rsidR="00EC3095" w:rsidRPr="00465FDE" w:rsidRDefault="0017053A" w:rsidP="00416022">
      <w:pPr>
        <w:pStyle w:val="Heading4"/>
      </w:pPr>
      <w:bookmarkStart w:id="297" w:name="_Toc398026515"/>
      <w:r w:rsidRPr="00465FDE">
        <w:t>BUC</w:t>
      </w:r>
      <w:r w:rsidR="00EC3095" w:rsidRPr="00465FDE">
        <w:t>0</w:t>
      </w:r>
      <w:r w:rsidR="00C10493">
        <w:t>4</w:t>
      </w:r>
      <w:r w:rsidR="00EC3095" w:rsidRPr="00465FDE">
        <w:t xml:space="preserve"> </w:t>
      </w:r>
      <w:r w:rsidR="00EC1D88" w:rsidRPr="00465FDE">
        <w:t>–</w:t>
      </w:r>
      <w:r w:rsidR="00EC3095" w:rsidRPr="00465FDE">
        <w:t xml:space="preserve"> </w:t>
      </w:r>
      <w:r w:rsidR="00F0644F" w:rsidRPr="00465FDE">
        <w:t>Agendar</w:t>
      </w:r>
      <w:r w:rsidR="00EC1D88" w:rsidRPr="00465FDE">
        <w:t xml:space="preserve"> Consulta</w:t>
      </w:r>
      <w:bookmarkEnd w:id="297"/>
    </w:p>
    <w:p w:rsidR="00EC3095" w:rsidRDefault="00EC3095" w:rsidP="00EC3095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EC1D8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EC1D88" w:rsidRDefault="0017053A" w:rsidP="00C1049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BUC</w:t>
            </w:r>
            <w:r w:rsidR="00EC1D8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C10493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4</w:t>
            </w:r>
            <w:r w:rsidR="00EC1D8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</w:t>
            </w:r>
            <w:r w:rsidR="00F0644F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Agendar</w:t>
            </w:r>
            <w:r w:rsidR="00EC1D8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Consulta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Pr="005A38EF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EC1D88" w:rsidP="00F0644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 paciente </w:t>
            </w:r>
            <w:r w:rsidR="00786E92">
              <w:rPr>
                <w:rFonts w:ascii="Arial" w:eastAsia="Times New Roman" w:hAnsi="Arial" w:cs="Arial"/>
                <w:color w:val="000000"/>
                <w:lang w:eastAsia="pt-BR"/>
              </w:rPr>
              <w:t>é</w:t>
            </w:r>
            <w:r w:rsidR="00F0644F">
              <w:rPr>
                <w:rFonts w:ascii="Arial" w:eastAsia="Times New Roman" w:hAnsi="Arial" w:cs="Arial"/>
                <w:color w:val="000000"/>
                <w:lang w:eastAsia="pt-BR"/>
              </w:rPr>
              <w:t xml:space="preserve"> encaminha</w:t>
            </w:r>
            <w:r w:rsidR="00786E92">
              <w:rPr>
                <w:rFonts w:ascii="Arial" w:eastAsia="Times New Roman" w:hAnsi="Arial" w:cs="Arial"/>
                <w:color w:val="000000"/>
                <w:lang w:eastAsia="pt-BR"/>
              </w:rPr>
              <w:t>do</w:t>
            </w:r>
            <w:r w:rsidR="00F0644F">
              <w:rPr>
                <w:rFonts w:ascii="Arial" w:eastAsia="Times New Roman" w:hAnsi="Arial" w:cs="Arial"/>
                <w:color w:val="000000"/>
                <w:lang w:eastAsia="pt-BR"/>
              </w:rPr>
              <w:t xml:space="preserve"> à secretária para o agendamento da consulta.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Pr="005A38EF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F0644F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Paciente e </w:t>
            </w:r>
            <w:r w:rsidR="00EC1D88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Pr="005A38EF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EC1D88" w:rsidP="00F064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  <w:r w:rsidR="00F0644F">
              <w:rPr>
                <w:rFonts w:ascii="Arial" w:eastAsia="Times New Roman" w:hAnsi="Arial" w:cs="Arial"/>
                <w:color w:val="000000"/>
                <w:lang w:eastAsia="pt-BR"/>
              </w:rPr>
              <w:t>O orçamento já ter sido realizado.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5A1522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pergunta a secretária qual a próxima data dispoível na agenda do dentista para ele realizar o procedimento.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verifica na agenda a próxima data disponível.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5A1522" w:rsidRDefault="005A1522" w:rsidP="005A152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pergunta se a data disponível é a ideal para o paciente.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5A1522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5A1522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concorda com a data disponível.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EC1D88" w:rsidRDefault="005A1522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Default="005A1522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agenda a consulta para o paciente.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5A1522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5A1522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A1522" w:rsidRPr="002A0773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A1522" w:rsidRPr="002A0773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solicita uma nova data para a consulta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A1522" w:rsidRPr="002A0773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A152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4 do Fluxo Típico.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5A1522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Pr="00BF4BB8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verifica uma outra data disponível para a consulta.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Pr="00BF4BB8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concorda com a data disponível.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Retorna para o passo 5 do fluxo típico.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1.</w:t>
            </w:r>
          </w:p>
        </w:tc>
      </w:tr>
    </w:tbl>
    <w:p w:rsidR="00C10493" w:rsidRDefault="00C10493" w:rsidP="00C10493">
      <w:pPr>
        <w:pStyle w:val="Heading4"/>
        <w:numPr>
          <w:ilvl w:val="0"/>
          <w:numId w:val="0"/>
        </w:numPr>
        <w:ind w:left="864"/>
      </w:pPr>
    </w:p>
    <w:p w:rsidR="00E3092E" w:rsidRDefault="00E3092E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C33A16" w:rsidRDefault="00465FDE" w:rsidP="00C33A16">
      <w:pPr>
        <w:pStyle w:val="Heading4"/>
      </w:pPr>
      <w:bookmarkStart w:id="298" w:name="_Toc398026516"/>
      <w:r>
        <w:lastRenderedPageBreak/>
        <w:t>BUC0</w:t>
      </w:r>
      <w:r w:rsidR="00C10493">
        <w:t>5</w:t>
      </w:r>
      <w:r>
        <w:t xml:space="preserve"> - </w:t>
      </w:r>
      <w:r w:rsidR="00C33A16">
        <w:t>Cancelar Consulta</w:t>
      </w:r>
      <w:bookmarkEnd w:id="298"/>
    </w:p>
    <w:p w:rsidR="00C33A16" w:rsidRDefault="00C33A16" w:rsidP="00C33A16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C33A16" w:rsidTr="00510A45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33A16" w:rsidRDefault="00C33A16" w:rsidP="00C1049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BUC0</w:t>
            </w:r>
            <w:r w:rsidR="00C10493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5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Cancelar Consulta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33A16" w:rsidRPr="005A38EF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33A16" w:rsidRDefault="00C33A16" w:rsidP="00C33A1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paciente liga para a clínica para solicitar o cancelamento da consulta.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33A16" w:rsidRPr="005A38EF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33A16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e Secretária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33A16" w:rsidRPr="005A38EF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33A16" w:rsidRDefault="00C33A16" w:rsidP="00C33A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 consultar já ter sido agendada.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33A16" w:rsidRDefault="00C33A16" w:rsidP="00C33A1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entra em contato com a clínica para solicitar o cancelamento da consulta.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C33A16" w:rsidP="00C33A1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verifica na agenda a a consulta marcada e cancela a mesma.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33A16" w:rsidRPr="002A0773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33A16" w:rsidRPr="002A0773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C33A16" w:rsidP="00C33A1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deseja agendar uma nova data para a consulta.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33A16" w:rsidRPr="002A0773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C33A16" w:rsidP="00C33A1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2 do Fluxo Típico.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Executar o Caso de Uso “</w:t>
            </w:r>
            <w:r w:rsidR="00C10493">
              <w:rPr>
                <w:rFonts w:ascii="Arial" w:eastAsia="Times New Roman" w:hAnsi="Arial" w:cs="Arial"/>
                <w:color w:val="000000"/>
                <w:lang w:eastAsia="pt-BR"/>
              </w:rPr>
              <w:t xml:space="preserve">BUC04 -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Agendar Consulta”.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1.</w:t>
            </w:r>
          </w:p>
        </w:tc>
      </w:tr>
    </w:tbl>
    <w:p w:rsidR="00C33A16" w:rsidRDefault="00C33A16"/>
    <w:p w:rsidR="00EC3095" w:rsidRPr="00465FDE" w:rsidRDefault="0017053A" w:rsidP="00416022">
      <w:pPr>
        <w:pStyle w:val="Heading4"/>
      </w:pPr>
      <w:bookmarkStart w:id="299" w:name="_Toc398026517"/>
      <w:r w:rsidRPr="00465FDE">
        <w:t>BUC</w:t>
      </w:r>
      <w:r w:rsidR="00EC3095" w:rsidRPr="00465FDE">
        <w:t>0</w:t>
      </w:r>
      <w:r w:rsidR="00C10493">
        <w:t>6</w:t>
      </w:r>
      <w:r w:rsidR="00EC3095" w:rsidRPr="00465FDE">
        <w:t xml:space="preserve"> </w:t>
      </w:r>
      <w:r w:rsidR="00C256E8" w:rsidRPr="00465FDE">
        <w:t>–</w:t>
      </w:r>
      <w:r w:rsidR="00EC3095" w:rsidRPr="00465FDE">
        <w:t xml:space="preserve"> </w:t>
      </w:r>
      <w:r w:rsidR="00465FDE" w:rsidRPr="00465FDE">
        <w:t xml:space="preserve">Realizar </w:t>
      </w:r>
      <w:r w:rsidR="00465FDE">
        <w:t>Procedimento</w:t>
      </w:r>
      <w:bookmarkEnd w:id="299"/>
    </w:p>
    <w:p w:rsidR="00EC3095" w:rsidRPr="00EC3095" w:rsidRDefault="00EC3095" w:rsidP="00EC3095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C256E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256E8" w:rsidRDefault="0017053A" w:rsidP="00C1049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BUC</w:t>
            </w:r>
            <w:r w:rsidR="00C256E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C10493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6</w:t>
            </w:r>
            <w:r w:rsidR="00C256E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Re</w:t>
            </w:r>
            <w:r w:rsidR="00465F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alizar Procedimento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5A38EF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65FD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Paciente </w:t>
            </w:r>
            <w:r w:rsidR="00465FDE">
              <w:rPr>
                <w:rFonts w:ascii="Arial" w:eastAsia="Times New Roman" w:hAnsi="Arial" w:cs="Arial"/>
                <w:color w:val="000000"/>
                <w:lang w:eastAsia="pt-BR"/>
              </w:rPr>
              <w:t>comparece à clínica para o dentista realizar o procedimento.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5A38EF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465FDE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Paciente, Secretária e Dentista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5A38EF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465FDE" w:rsidRDefault="00465FDE" w:rsidP="00465FD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5FDE">
              <w:rPr>
                <w:rFonts w:ascii="Arial" w:eastAsia="Times New Roman" w:hAnsi="Arial" w:cs="Arial"/>
                <w:color w:val="000000"/>
                <w:lang w:eastAsia="pt-BR"/>
              </w:rPr>
              <w:t xml:space="preserve">Paciente possuir uma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ficha de cadastro</w:t>
            </w:r>
            <w:r w:rsidRPr="00465FDE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256E8" w:rsidRDefault="00C256E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465FDE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comparece na clínica para realizar o procedimento</w:t>
            </w:r>
            <w:r w:rsidR="00790D0C">
              <w:rPr>
                <w:rFonts w:ascii="Arial" w:eastAsia="Times New Roman" w:hAnsi="Arial" w:cs="Arial"/>
                <w:color w:val="000000"/>
                <w:lang w:eastAsia="pt-BR"/>
              </w:rPr>
              <w:t xml:space="preserve"> e aguarda a sua vez.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2 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Default="00790D0C" w:rsidP="002D13E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Secretária encaminha o paciente para o </w:t>
            </w:r>
            <w:r w:rsidR="002D13EC">
              <w:rPr>
                <w:rFonts w:ascii="Arial" w:eastAsia="Times New Roman" w:hAnsi="Arial" w:cs="Arial"/>
                <w:color w:val="000000"/>
                <w:lang w:eastAsia="pt-BR"/>
              </w:rPr>
              <w:t xml:space="preserve">dentista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para a realização do procedimento.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Default="00790D0C" w:rsidP="00790D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bookmarkStart w:id="300" w:name="mk"/>
            <w:bookmarkEnd w:id="300"/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explica ao paciente qua</w:t>
            </w:r>
            <w:r w:rsidR="00786E92">
              <w:rPr>
                <w:rFonts w:ascii="Arial" w:eastAsia="Times New Roman" w:hAnsi="Arial" w:cs="Arial"/>
                <w:color w:val="000000"/>
                <w:lang w:eastAsia="pt-BR"/>
              </w:rPr>
              <w:t>l(a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is</w:t>
            </w:r>
            <w:r w:rsidR="00786E92">
              <w:rPr>
                <w:rFonts w:ascii="Arial" w:eastAsia="Times New Roman" w:hAnsi="Arial" w:cs="Arial"/>
                <w:color w:val="000000"/>
                <w:lang w:eastAsia="pt-BR"/>
              </w:rPr>
              <w:t>)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procedimento</w:t>
            </w:r>
            <w:r w:rsidR="00786E92">
              <w:rPr>
                <w:rFonts w:ascii="Arial" w:eastAsia="Times New Roman" w:hAnsi="Arial" w:cs="Arial"/>
                <w:color w:val="000000"/>
                <w:lang w:eastAsia="pt-BR"/>
              </w:rPr>
              <w:t>(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s</w:t>
            </w:r>
            <w:r w:rsidR="00786E92">
              <w:rPr>
                <w:rFonts w:ascii="Arial" w:eastAsia="Times New Roman" w:hAnsi="Arial" w:cs="Arial"/>
                <w:color w:val="000000"/>
                <w:lang w:eastAsia="pt-BR"/>
              </w:rPr>
              <w:t>)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irá realizar.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Default="00790D0C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realiza o(s) procedimento(s).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Default="00790D0C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Dentista </w:t>
            </w:r>
            <w:r w:rsidR="00D94BED">
              <w:rPr>
                <w:rFonts w:ascii="Arial" w:eastAsia="Times New Roman" w:hAnsi="Arial" w:cs="Arial"/>
                <w:color w:val="000000"/>
                <w:lang w:eastAsia="pt-BR"/>
              </w:rPr>
              <w:t>dá alta para o paciente.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D94BED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256E8" w:rsidRDefault="00C256E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Pr="000A49B0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0A49B0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Pr="000A49B0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0A49B0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Descrição: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Default="00D94BED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solicita ao paciente que agende nova consulta para continuar os procedimentos.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Pr="000A49B0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0A49B0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Default="00C256E8" w:rsidP="00D94BED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Passo </w:t>
            </w:r>
            <w:r w:rsidR="00D94BED"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fluxo típico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Default="00D94BED" w:rsidP="00786E9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Ir para o caso de uso “BCU0</w:t>
            </w:r>
            <w:r w:rsidR="00786E92"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– Agendar Consulta”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curso alternativo 1.</w:t>
            </w:r>
          </w:p>
        </w:tc>
      </w:tr>
    </w:tbl>
    <w:p w:rsidR="00EC3095" w:rsidRPr="00EC3095" w:rsidRDefault="00EC3095" w:rsidP="00EC3095"/>
    <w:p w:rsidR="00A06569" w:rsidRDefault="0017053A" w:rsidP="00C256E8">
      <w:pPr>
        <w:pStyle w:val="Heading4"/>
      </w:pPr>
      <w:bookmarkStart w:id="301" w:name="_Toc398026518"/>
      <w:r w:rsidRPr="00D94BED">
        <w:lastRenderedPageBreak/>
        <w:t>BUC</w:t>
      </w:r>
      <w:r w:rsidR="00EC3095" w:rsidRPr="00D94BED">
        <w:t>0</w:t>
      </w:r>
      <w:r w:rsidR="00D94BED">
        <w:t>7</w:t>
      </w:r>
      <w:r w:rsidR="00EC3095" w:rsidRPr="00D94BED">
        <w:t xml:space="preserve"> – </w:t>
      </w:r>
      <w:r w:rsidR="00A06569">
        <w:t>Registrar Alta</w:t>
      </w:r>
      <w:bookmarkEnd w:id="301"/>
    </w:p>
    <w:p w:rsidR="007A7825" w:rsidRDefault="007A7825" w:rsidP="007A7825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9F38B4" w:rsidTr="000415D1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9F38B4" w:rsidRDefault="009F38B4" w:rsidP="00C1049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BUC</w:t>
            </w:r>
            <w:r w:rsidR="00C10493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07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</w:t>
            </w:r>
            <w:r w:rsidRPr="00250412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Registrar Alta</w:t>
            </w:r>
          </w:p>
        </w:tc>
      </w:tr>
      <w:tr w:rsidR="009F38B4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Pr="005A38EF" w:rsidRDefault="009F38B4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Default="009F38B4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Registrar na ficha do paciente que o mesmo recebeu alta.</w:t>
            </w:r>
          </w:p>
        </w:tc>
      </w:tr>
      <w:tr w:rsidR="009F38B4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Pr="005A38EF" w:rsidRDefault="009F38B4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Default="009F38B4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Dentista.</w:t>
            </w:r>
          </w:p>
        </w:tc>
      </w:tr>
      <w:tr w:rsidR="009F38B4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Pr="005A38EF" w:rsidRDefault="009F38B4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Default="009F38B4" w:rsidP="000415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94BED">
              <w:rPr>
                <w:rFonts w:ascii="Arial" w:eastAsia="Times New Roman" w:hAnsi="Arial" w:cs="Arial"/>
                <w:color w:val="000000"/>
                <w:lang w:eastAsia="pt-BR"/>
              </w:rPr>
              <w:t>Paciente ter realizado algum procedimento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na clínica.</w:t>
            </w:r>
          </w:p>
        </w:tc>
      </w:tr>
      <w:tr w:rsidR="009F38B4" w:rsidTr="000415D1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9F38B4" w:rsidRDefault="009F38B4" w:rsidP="000415D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9F38B4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Default="009F38B4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Default="009F38B4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9F38B4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Default="009F38B4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Default="009F38B4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dentista registra na ficha do paciente, os dados da alta (data que o paciente acabou o tratamento e algumas observações) do tratament</w:t>
            </w:r>
            <w:r w:rsidR="00FE6070">
              <w:rPr>
                <w:rFonts w:ascii="Arial" w:eastAsia="Times New Roman" w:hAnsi="Arial" w:cs="Arial"/>
                <w:color w:val="000000"/>
                <w:lang w:eastAsia="pt-BR"/>
              </w:rPr>
              <w:t>o que o paciente estava fazendo e encaminha a ficha para a secretária.</w:t>
            </w:r>
          </w:p>
        </w:tc>
      </w:tr>
      <w:tr w:rsidR="009F38B4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Default="009F38B4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Default="009F38B4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</w:tbl>
    <w:p w:rsidR="009F38B4" w:rsidRDefault="009F38B4" w:rsidP="007A7825"/>
    <w:p w:rsidR="00EC3095" w:rsidRPr="00D94BED" w:rsidRDefault="00A06569" w:rsidP="00C256E8">
      <w:pPr>
        <w:pStyle w:val="Heading4"/>
      </w:pPr>
      <w:bookmarkStart w:id="302" w:name="_Toc398026519"/>
      <w:r>
        <w:t xml:space="preserve">BUC08 - </w:t>
      </w:r>
      <w:r w:rsidR="00D94BED" w:rsidRPr="00D94BED">
        <w:t>Registrar Procedimento</w:t>
      </w:r>
      <w:bookmarkEnd w:id="302"/>
    </w:p>
    <w:p w:rsidR="00EC3095" w:rsidRDefault="00EC3095" w:rsidP="00EC3095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C256E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256E8" w:rsidRDefault="0017053A" w:rsidP="00A0656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BUC</w:t>
            </w:r>
            <w:r w:rsidR="00C256E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A06569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8</w:t>
            </w:r>
            <w:r w:rsidR="00C256E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</w:t>
            </w:r>
            <w:r w:rsidR="00D94BED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Registrar</w:t>
            </w:r>
            <w:r w:rsidR="00C256E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</w:t>
            </w:r>
            <w:r w:rsidR="00D94BED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Procedimento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5A38EF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D94BED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Registrar na ficha do paciente os procedimentos realizados.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5A38EF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D94BED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5A38EF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D94BED" w:rsidRDefault="00D94BED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D94BED">
              <w:rPr>
                <w:rFonts w:ascii="Arial" w:eastAsia="Times New Roman" w:hAnsi="Arial" w:cs="Arial"/>
                <w:color w:val="000000"/>
                <w:lang w:eastAsia="pt-BR"/>
              </w:rPr>
              <w:t>Paciente ter realizado algum procedimento</w:t>
            </w:r>
            <w:r w:rsidR="002D13EC">
              <w:rPr>
                <w:rFonts w:ascii="Arial" w:eastAsia="Times New Roman" w:hAnsi="Arial" w:cs="Arial"/>
                <w:color w:val="000000"/>
                <w:lang w:eastAsia="pt-BR"/>
              </w:rPr>
              <w:t xml:space="preserve"> na clínica.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256E8" w:rsidRDefault="00C256E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786E92" w:rsidP="00786E9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dentista registra na ficha do paciente os dados do procedimento realizado (data e hora do mesmo, valor e o diagnóstico junto com exames solicitados, caso o dentista peça).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Default="00ED2FD2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encaminha a ficha para a secretária arquivar na pasta do paciente.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</w:tbl>
    <w:p w:rsidR="00EC3095" w:rsidRDefault="00EC3095" w:rsidP="00EC3095"/>
    <w:p w:rsidR="00D42A53" w:rsidRDefault="00D42A53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416022" w:rsidRPr="00D94BED" w:rsidRDefault="0017053A" w:rsidP="00416022">
      <w:pPr>
        <w:pStyle w:val="Heading4"/>
      </w:pPr>
      <w:bookmarkStart w:id="303" w:name="_Toc398026520"/>
      <w:r w:rsidRPr="00D94BED">
        <w:lastRenderedPageBreak/>
        <w:t>BUC</w:t>
      </w:r>
      <w:r w:rsidR="00416022" w:rsidRPr="00D94BED">
        <w:t>0</w:t>
      </w:r>
      <w:r w:rsidR="00A06569">
        <w:t>9</w:t>
      </w:r>
      <w:r w:rsidR="00416022" w:rsidRPr="00D94BED">
        <w:t xml:space="preserve"> </w:t>
      </w:r>
      <w:r w:rsidR="00C256E8" w:rsidRPr="00D94BED">
        <w:t>–</w:t>
      </w:r>
      <w:r w:rsidR="00416022" w:rsidRPr="00D94BED">
        <w:t xml:space="preserve"> </w:t>
      </w:r>
      <w:r w:rsidR="00D94BED" w:rsidRPr="00D94BED">
        <w:t>Realizar Pagamento</w:t>
      </w:r>
      <w:bookmarkEnd w:id="303"/>
    </w:p>
    <w:p w:rsidR="00416022" w:rsidRDefault="00416022" w:rsidP="00416022"/>
    <w:p w:rsidR="003E023D" w:rsidRDefault="003E023D" w:rsidP="0062648A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362450" cy="79343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793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23D" w:rsidRDefault="0062648A" w:rsidP="0062648A">
      <w:pPr>
        <w:pStyle w:val="Caption"/>
        <w:jc w:val="center"/>
      </w:pPr>
      <w:bookmarkStart w:id="304" w:name="_Toc398026559"/>
      <w:r>
        <w:t xml:space="preserve">Figura </w:t>
      </w:r>
      <w:r w:rsidR="00F11830">
        <w:fldChar w:fldCharType="begin"/>
      </w:r>
      <w:r w:rsidR="00992842">
        <w:instrText xml:space="preserve"> SEQ Figura \* ARABIC </w:instrText>
      </w:r>
      <w:r w:rsidR="00F11830">
        <w:fldChar w:fldCharType="separate"/>
      </w:r>
      <w:r w:rsidR="00A42D8E">
        <w:rPr>
          <w:noProof/>
        </w:rPr>
        <w:t>4</w:t>
      </w:r>
      <w:r w:rsidR="00F11830">
        <w:rPr>
          <w:noProof/>
        </w:rPr>
        <w:fldChar w:fldCharType="end"/>
      </w:r>
      <w:r>
        <w:t xml:space="preserve"> – Diagrama de Atividades – Realizar Pagamento</w:t>
      </w:r>
      <w:bookmarkEnd w:id="304"/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C256E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256E8" w:rsidRDefault="0017053A" w:rsidP="009F38B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BUC</w:t>
            </w:r>
            <w:r w:rsidR="00C256E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9F38B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9</w:t>
            </w:r>
            <w:r w:rsidR="00C256E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Re</w:t>
            </w:r>
            <w:r w:rsidR="002D13EC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alizar</w:t>
            </w:r>
            <w:r w:rsidR="00C256E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</w:t>
            </w:r>
            <w:r w:rsidR="002D13EC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Pagamento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5A38EF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2D13EC" w:rsidP="007650E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Paciente efetua o pagamento do </w:t>
            </w:r>
            <w:r w:rsidR="007650E2">
              <w:rPr>
                <w:rFonts w:ascii="Arial" w:eastAsia="Times New Roman" w:hAnsi="Arial" w:cs="Arial"/>
                <w:color w:val="000000"/>
                <w:lang w:eastAsia="pt-BR"/>
              </w:rPr>
              <w:t xml:space="preserve">orçamento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realizado.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5A38EF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2D13EC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Paciente e </w:t>
            </w:r>
            <w:r w:rsidR="00C256E8">
              <w:rPr>
                <w:rFonts w:ascii="Arial" w:eastAsia="Times New Roman" w:hAnsi="Arial" w:cs="Arial"/>
                <w:color w:val="000000"/>
                <w:lang w:eastAsia="pt-BR"/>
              </w:rPr>
              <w:t>Secretária.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5A38EF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2D13EC" w:rsidRDefault="002D13EC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2D13EC">
              <w:rPr>
                <w:rFonts w:ascii="Arial" w:eastAsia="Times New Roman" w:hAnsi="Arial" w:cs="Arial"/>
                <w:color w:val="000000"/>
                <w:lang w:eastAsia="pt-BR"/>
              </w:rPr>
              <w:t>Paciente ter realizado algum procedimento na clínica.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256E8" w:rsidRDefault="00C256E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2D13EC" w:rsidP="002D13E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informa o valor total do procedimento realizado e pergunta ao paciente qual será a forma de pagamento.</w:t>
            </w:r>
          </w:p>
        </w:tc>
      </w:tr>
      <w:tr w:rsidR="002D13EC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D13EC" w:rsidRDefault="00891B17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D13EC" w:rsidRDefault="002D13EC" w:rsidP="00891B1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decide fazer o pagamento em dinheiro.</w:t>
            </w:r>
          </w:p>
        </w:tc>
      </w:tr>
      <w:tr w:rsidR="00891B17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pergunta se o paciente fará o pagamento por procedimento ou se pagará o valor total de todos os procedimentos.</w:t>
            </w:r>
          </w:p>
        </w:tc>
      </w:tr>
      <w:tr w:rsidR="00891B17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891B17" w:rsidP="00B0266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decide pagar por procedimento.</w:t>
            </w:r>
          </w:p>
        </w:tc>
      </w:tr>
      <w:tr w:rsidR="002D13EC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D13EC" w:rsidRDefault="00891B17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D13EC" w:rsidRDefault="002D13EC" w:rsidP="00891B1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Secretária informa o </w:t>
            </w:r>
            <w:r w:rsidR="00F6526B">
              <w:rPr>
                <w:rFonts w:ascii="Arial" w:eastAsia="Times New Roman" w:hAnsi="Arial" w:cs="Arial"/>
                <w:color w:val="000000"/>
                <w:lang w:eastAsia="pt-BR"/>
              </w:rPr>
              <w:t>valor do procedimento.</w:t>
            </w:r>
          </w:p>
        </w:tc>
      </w:tr>
      <w:tr w:rsidR="002D13EC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D13EC" w:rsidRDefault="00891B17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D13EC" w:rsidRDefault="00F6526B" w:rsidP="00891B1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realiza o pagamento.</w:t>
            </w:r>
          </w:p>
        </w:tc>
      </w:tr>
      <w:tr w:rsidR="002D13EC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D13EC" w:rsidRDefault="00891B17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D13EC" w:rsidRDefault="00891B17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891B17" w:rsidTr="000415D1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891B17" w:rsidRDefault="00891B17" w:rsidP="00891B1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891B17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5A38EF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Número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891B17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5A38EF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decide fazer o pagamento em cartão de crédito</w:t>
            </w:r>
          </w:p>
        </w:tc>
      </w:tr>
      <w:tr w:rsidR="00891B17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5A38EF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Referência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2D13EC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2 do fluxo típico.</w:t>
            </w:r>
          </w:p>
        </w:tc>
      </w:tr>
      <w:tr w:rsidR="002D13EC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D13EC" w:rsidRDefault="00891B17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D13EC" w:rsidRDefault="00891B17" w:rsidP="00B0266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Secretária pergunta se o pagamento será à vista ou parcelado. </w:t>
            </w:r>
          </w:p>
        </w:tc>
      </w:tr>
      <w:tr w:rsidR="002D13EC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D13EC" w:rsidRDefault="00891B17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D13EC" w:rsidRDefault="00891B17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decide fazer o pagamento à vista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891B17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891B17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pergunta se o paciente fará o pagamento por procedimento ou se pagará o valor total de todos os procedimentos.</w:t>
            </w:r>
          </w:p>
        </w:tc>
      </w:tr>
      <w:tr w:rsidR="00891B17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891B17" w:rsidP="00B0266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decide pagar por procedimento.</w:t>
            </w:r>
          </w:p>
        </w:tc>
      </w:tr>
      <w:tr w:rsidR="00891B17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informa o valor do procedimento.</w:t>
            </w:r>
          </w:p>
        </w:tc>
      </w:tr>
      <w:tr w:rsidR="00891B17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realiza o pagamento.</w:t>
            </w:r>
          </w:p>
        </w:tc>
      </w:tr>
      <w:tr w:rsidR="00891B17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</w:t>
            </w:r>
            <w:r w:rsidR="00B0266B">
              <w:rPr>
                <w:rFonts w:ascii="Arial" w:eastAsia="Times New Roman" w:hAnsi="Arial" w:cs="Arial"/>
                <w:color w:val="000000"/>
                <w:lang w:eastAsia="pt-BR"/>
              </w:rPr>
              <w:t xml:space="preserve"> 1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891B17" w:rsidTr="000415D1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891B17" w:rsidRDefault="00891B17" w:rsidP="000415D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891B17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5A38EF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Número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</w:tr>
      <w:tr w:rsidR="00891B17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5A38EF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891B17" w:rsidP="00891B1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decide pagar o valor total de todos os procedimentos</w:t>
            </w:r>
          </w:p>
        </w:tc>
      </w:tr>
      <w:tr w:rsidR="00891B17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5A38EF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Referência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2D13EC" w:rsidRDefault="00891B17" w:rsidP="00891B1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4 do fluxo típico.</w:t>
            </w:r>
          </w:p>
        </w:tc>
      </w:tr>
      <w:tr w:rsidR="00891B17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informa o valor total de todos os procedimentos com desconto.</w:t>
            </w:r>
          </w:p>
        </w:tc>
      </w:tr>
      <w:tr w:rsidR="00B0266B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realiza o pagamento.</w:t>
            </w:r>
          </w:p>
        </w:tc>
      </w:tr>
      <w:tr w:rsidR="00B0266B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Default="00B0266B" w:rsidP="00B0266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2.</w:t>
            </w:r>
          </w:p>
        </w:tc>
      </w:tr>
      <w:tr w:rsidR="00B0266B" w:rsidTr="000415D1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B0266B" w:rsidRDefault="00B0266B" w:rsidP="000415D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B0266B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Pr="005A38EF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Número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</w:tr>
      <w:tr w:rsidR="00B0266B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Pr="005A38EF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Default="00B0266B" w:rsidP="00B0266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decide fazer o pagamento parcelado</w:t>
            </w:r>
          </w:p>
        </w:tc>
      </w:tr>
      <w:tr w:rsidR="00B0266B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Pr="005A38EF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Referência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Pr="002D13EC" w:rsidRDefault="00B0266B" w:rsidP="00B0266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2 do fluxo alternativo 1.</w:t>
            </w:r>
          </w:p>
        </w:tc>
      </w:tr>
      <w:tr w:rsidR="00B0266B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Default="00B0266B" w:rsidP="00B0266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informa ao paciente que pode dividir em até 6x sem juros o valor total de todos os procedimentos.</w:t>
            </w:r>
          </w:p>
        </w:tc>
      </w:tr>
      <w:tr w:rsidR="00891B17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B0266B" w:rsidP="00B0266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decide dividir em 6x sem juros e efetua o pagamento.</w:t>
            </w:r>
          </w:p>
        </w:tc>
      </w:tr>
      <w:tr w:rsidR="00891B17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3.</w:t>
            </w:r>
          </w:p>
        </w:tc>
      </w:tr>
    </w:tbl>
    <w:p w:rsidR="00E3092E" w:rsidRDefault="00E3092E">
      <w:r>
        <w:br w:type="page"/>
      </w: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B0266B" w:rsidTr="000415D1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B0266B" w:rsidRDefault="00B0266B" w:rsidP="000415D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Fluxos Alternativos</w:t>
            </w:r>
          </w:p>
        </w:tc>
      </w:tr>
      <w:tr w:rsidR="00B0266B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Pr="005A38EF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Número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</w:tr>
      <w:tr w:rsidR="00B0266B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Pr="005A38EF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Default="00B0266B" w:rsidP="00B0266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decide pagar o valor total de todos os procedimentos.</w:t>
            </w:r>
          </w:p>
        </w:tc>
      </w:tr>
      <w:tr w:rsidR="00B0266B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Pr="005A38EF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Referência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Pr="002D13EC" w:rsidRDefault="00B0266B" w:rsidP="00B0266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4 do fluxo alternativo 1.</w:t>
            </w:r>
          </w:p>
        </w:tc>
      </w:tr>
      <w:tr w:rsidR="00B0266B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informa o valor do procedimento.</w:t>
            </w:r>
          </w:p>
        </w:tc>
      </w:tr>
      <w:tr w:rsidR="00B0266B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Default="00B0266B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realiza o pagamento.</w:t>
            </w:r>
          </w:p>
        </w:tc>
      </w:tr>
      <w:tr w:rsidR="00B0266B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0266B" w:rsidRDefault="00B0266B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0266B" w:rsidRDefault="00B0266B" w:rsidP="00B0266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4.</w:t>
            </w:r>
          </w:p>
        </w:tc>
      </w:tr>
    </w:tbl>
    <w:p w:rsidR="00416022" w:rsidRDefault="00416022" w:rsidP="00416022"/>
    <w:p w:rsidR="00C10493" w:rsidRDefault="00C10493" w:rsidP="00C10493">
      <w:pPr>
        <w:pStyle w:val="Heading4"/>
      </w:pPr>
      <w:bookmarkStart w:id="305" w:name="_Toc398026521"/>
      <w:r w:rsidRPr="001A6A70">
        <w:t xml:space="preserve">BUC10- Registrar </w:t>
      </w:r>
      <w:r w:rsidR="007650E2" w:rsidRPr="001A6A70">
        <w:t>Pagamento</w:t>
      </w:r>
      <w:bookmarkEnd w:id="305"/>
    </w:p>
    <w:p w:rsidR="0062648A" w:rsidRDefault="0062648A" w:rsidP="0062648A"/>
    <w:p w:rsidR="0062648A" w:rsidRPr="0062648A" w:rsidRDefault="0062648A" w:rsidP="0062648A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724525" cy="4000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493" w:rsidRDefault="0062648A" w:rsidP="0062648A">
      <w:pPr>
        <w:pStyle w:val="Caption"/>
        <w:jc w:val="center"/>
      </w:pPr>
      <w:bookmarkStart w:id="306" w:name="_Toc398026560"/>
      <w:r>
        <w:t xml:space="preserve">Figura </w:t>
      </w:r>
      <w:r w:rsidR="00F11830">
        <w:fldChar w:fldCharType="begin"/>
      </w:r>
      <w:r w:rsidR="00992842">
        <w:instrText xml:space="preserve"> SEQ Figura \* ARABIC </w:instrText>
      </w:r>
      <w:r w:rsidR="00F11830">
        <w:fldChar w:fldCharType="separate"/>
      </w:r>
      <w:r w:rsidR="00A42D8E">
        <w:rPr>
          <w:noProof/>
        </w:rPr>
        <w:t>5</w:t>
      </w:r>
      <w:r w:rsidR="00F11830">
        <w:rPr>
          <w:noProof/>
        </w:rPr>
        <w:fldChar w:fldCharType="end"/>
      </w:r>
      <w:r>
        <w:t xml:space="preserve"> – Diagrama de Atividades – Registrar Pagamento</w:t>
      </w:r>
      <w:bookmarkEnd w:id="306"/>
    </w:p>
    <w:p w:rsidR="0062648A" w:rsidRPr="0062648A" w:rsidRDefault="0062648A" w:rsidP="0062648A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355947" w:rsidTr="000415D1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355947" w:rsidRDefault="00355947" w:rsidP="007650E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BUC1</w:t>
            </w:r>
            <w:r w:rsidR="00ED28C0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Registrar </w:t>
            </w:r>
            <w:r w:rsidR="007650E2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Pagamento</w:t>
            </w:r>
          </w:p>
        </w:tc>
      </w:tr>
      <w:tr w:rsidR="00355947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55947" w:rsidRPr="005A38EF" w:rsidRDefault="00355947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55947" w:rsidRDefault="007650E2" w:rsidP="007650E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Registro na ficha do paciente o pagamento do orçamento</w:t>
            </w:r>
          </w:p>
        </w:tc>
      </w:tr>
      <w:tr w:rsidR="00355947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55947" w:rsidRPr="005A38EF" w:rsidRDefault="00355947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55947" w:rsidRDefault="0035594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Secretária.</w:t>
            </w:r>
          </w:p>
        </w:tc>
      </w:tr>
      <w:tr w:rsidR="00355947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55947" w:rsidRPr="005A38EF" w:rsidRDefault="00355947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55947" w:rsidRPr="007650E2" w:rsidRDefault="007650E2" w:rsidP="007650E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650E2">
              <w:rPr>
                <w:rFonts w:ascii="Arial" w:eastAsia="Times New Roman" w:hAnsi="Arial" w:cs="Arial"/>
                <w:color w:val="000000"/>
                <w:lang w:eastAsia="pt-BR"/>
              </w:rPr>
              <w:t xml:space="preserve">Paciente ter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realizado o pagamento do orçamento.</w:t>
            </w:r>
          </w:p>
        </w:tc>
      </w:tr>
      <w:tr w:rsidR="00355947" w:rsidTr="000415D1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355947" w:rsidRDefault="00355947" w:rsidP="000415D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355947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55947" w:rsidRDefault="00355947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55947" w:rsidRDefault="00355947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355947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55947" w:rsidRDefault="0035594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55947" w:rsidRDefault="007650E2" w:rsidP="007650E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verifica que o paciente efetuou o pagamento à vista e com desconto. FA</w:t>
            </w:r>
          </w:p>
        </w:tc>
      </w:tr>
      <w:tr w:rsidR="00355947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55947" w:rsidRDefault="007650E2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55947" w:rsidRDefault="0035594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registra o pagamento na ficha do paciente como “Orçamento contratado/Ficha liquidada”.</w:t>
            </w:r>
          </w:p>
        </w:tc>
      </w:tr>
      <w:tr w:rsidR="00355947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55947" w:rsidRDefault="0035594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55947" w:rsidRDefault="0035594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Típico.</w:t>
            </w:r>
          </w:p>
        </w:tc>
      </w:tr>
      <w:tr w:rsidR="00355947" w:rsidTr="000415D1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355947" w:rsidRDefault="0062648A" w:rsidP="000415D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lastRenderedPageBreak/>
              <w:br w:type="page"/>
            </w:r>
            <w:r w:rsidR="00355947">
              <w:br w:type="page"/>
            </w:r>
            <w:r w:rsidR="00355947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355947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55947" w:rsidRPr="001876EF" w:rsidRDefault="00355947" w:rsidP="000415D1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1876EF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55947" w:rsidRDefault="0035594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355947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55947" w:rsidRPr="001876EF" w:rsidRDefault="00355947" w:rsidP="000415D1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55947" w:rsidRDefault="007650E2" w:rsidP="007650E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verifica que o p</w:t>
            </w:r>
            <w:r w:rsidR="00355947">
              <w:rPr>
                <w:rFonts w:ascii="Arial" w:eastAsia="Times New Roman" w:hAnsi="Arial" w:cs="Arial"/>
                <w:color w:val="000000"/>
                <w:lang w:eastAsia="pt-BR"/>
              </w:rPr>
              <w:t xml:space="preserve">aciente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efetuou o pagamento parcelado em 6x sem juros no cartão de crédito</w:t>
            </w:r>
            <w:r w:rsidR="00355947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355947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55947" w:rsidRPr="001876EF" w:rsidRDefault="00355947" w:rsidP="000415D1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1876EF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55947" w:rsidRDefault="00355947" w:rsidP="007650E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Passo </w:t>
            </w:r>
            <w:r w:rsidR="007650E2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Fluxo Típico.</w:t>
            </w:r>
          </w:p>
        </w:tc>
      </w:tr>
      <w:tr w:rsidR="00355947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55947" w:rsidRDefault="00355947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55947" w:rsidRDefault="00355947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355947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55947" w:rsidRDefault="00AD373D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55947" w:rsidRDefault="0035594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registra o pagamento na ficha do paciente como “Orçamento contratado/Ficha liquidada”.</w:t>
            </w:r>
          </w:p>
        </w:tc>
      </w:tr>
      <w:tr w:rsidR="00355947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55947" w:rsidRDefault="0035594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55947" w:rsidRDefault="0035594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1.</w:t>
            </w:r>
          </w:p>
        </w:tc>
      </w:tr>
      <w:tr w:rsidR="00355947" w:rsidTr="000415D1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355947" w:rsidRDefault="00355947" w:rsidP="000415D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</w:p>
        </w:tc>
      </w:tr>
      <w:tr w:rsidR="00355947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55947" w:rsidRPr="001876EF" w:rsidRDefault="00355947" w:rsidP="000415D1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1876EF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55947" w:rsidRDefault="0035594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</w:tr>
      <w:tr w:rsidR="00355947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55947" w:rsidRPr="001876EF" w:rsidRDefault="00355947" w:rsidP="000415D1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55947" w:rsidRDefault="00AD373D" w:rsidP="003E023D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Secretária verifica que o paciente </w:t>
            </w:r>
            <w:r w:rsidR="003E023D">
              <w:rPr>
                <w:rFonts w:ascii="Arial" w:eastAsia="Times New Roman" w:hAnsi="Arial" w:cs="Arial"/>
                <w:color w:val="000000"/>
                <w:lang w:eastAsia="pt-BR"/>
              </w:rPr>
              <w:t>pagou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 w:rsidR="00355947">
              <w:rPr>
                <w:rFonts w:ascii="Arial" w:eastAsia="Times New Roman" w:hAnsi="Arial" w:cs="Arial"/>
                <w:color w:val="000000"/>
                <w:lang w:eastAsia="pt-BR"/>
              </w:rPr>
              <w:t xml:space="preserve">somente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em </w:t>
            </w:r>
            <w:r w:rsidR="00355947">
              <w:rPr>
                <w:rFonts w:ascii="Arial" w:eastAsia="Times New Roman" w:hAnsi="Arial" w:cs="Arial"/>
                <w:color w:val="000000"/>
                <w:lang w:eastAsia="pt-BR"/>
              </w:rPr>
              <w:t>parte</w:t>
            </w:r>
            <w:r w:rsidR="003E023D"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tratamento</w:t>
            </w:r>
            <w:r w:rsidR="00355947">
              <w:rPr>
                <w:rFonts w:ascii="Arial" w:eastAsia="Times New Roman" w:hAnsi="Arial" w:cs="Arial"/>
                <w:color w:val="000000"/>
                <w:lang w:eastAsia="pt-BR"/>
              </w:rPr>
              <w:t xml:space="preserve"> em dinheiro.</w:t>
            </w:r>
          </w:p>
        </w:tc>
      </w:tr>
      <w:tr w:rsidR="00355947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55947" w:rsidRPr="001876EF" w:rsidRDefault="00355947" w:rsidP="000415D1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1876EF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55947" w:rsidRDefault="00355947" w:rsidP="00AD373D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Passo </w:t>
            </w:r>
            <w:r w:rsidR="00AD373D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Fluxo Típico</w:t>
            </w:r>
          </w:p>
        </w:tc>
      </w:tr>
      <w:tr w:rsidR="00355947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55947" w:rsidRDefault="00355947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55947" w:rsidRDefault="00355947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355947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55947" w:rsidRDefault="00AD373D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55947" w:rsidRDefault="0035594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registra o pagamento na ficha do paciente como “Orçamento contratado”.</w:t>
            </w:r>
          </w:p>
        </w:tc>
      </w:tr>
      <w:tr w:rsidR="00355947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55947" w:rsidRDefault="0035594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55947" w:rsidRDefault="0035594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2.</w:t>
            </w:r>
          </w:p>
        </w:tc>
      </w:tr>
      <w:tr w:rsidR="00355947" w:rsidTr="000415D1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355947" w:rsidRDefault="00355947" w:rsidP="000415D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</w:p>
        </w:tc>
      </w:tr>
      <w:tr w:rsidR="00355947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55947" w:rsidRPr="001876EF" w:rsidRDefault="00355947" w:rsidP="000415D1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1876EF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55947" w:rsidRDefault="0035594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</w:tr>
      <w:tr w:rsidR="00355947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55947" w:rsidRPr="001876EF" w:rsidRDefault="00355947" w:rsidP="000415D1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55947" w:rsidRDefault="00AD373D" w:rsidP="00AD373D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verifica que o p</w:t>
            </w:r>
            <w:r w:rsidR="00355947">
              <w:rPr>
                <w:rFonts w:ascii="Arial" w:eastAsia="Times New Roman" w:hAnsi="Arial" w:cs="Arial"/>
                <w:color w:val="000000"/>
                <w:lang w:eastAsia="pt-BR"/>
              </w:rPr>
              <w:t>aciente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efetuou o pagamento de uma parte do tratamento em cartão de crédito.</w:t>
            </w:r>
          </w:p>
        </w:tc>
      </w:tr>
      <w:tr w:rsidR="00355947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55947" w:rsidRPr="001876EF" w:rsidRDefault="00355947" w:rsidP="000415D1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1876EF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55947" w:rsidRDefault="00355947" w:rsidP="00AD373D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Passo </w:t>
            </w:r>
            <w:r w:rsidR="00AD373D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Fluxo Típico</w:t>
            </w:r>
          </w:p>
        </w:tc>
      </w:tr>
      <w:tr w:rsidR="00355947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55947" w:rsidRDefault="00355947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55947" w:rsidRDefault="00355947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355947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55947" w:rsidRDefault="0035594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55947" w:rsidRDefault="0035594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registra o pagamento na ficha do paciente como “Orçamento contratado/Ficha liquidada”.</w:t>
            </w:r>
          </w:p>
        </w:tc>
      </w:tr>
      <w:tr w:rsidR="00355947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55947" w:rsidRDefault="0035594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55947" w:rsidRDefault="0035594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3.</w:t>
            </w:r>
          </w:p>
        </w:tc>
      </w:tr>
    </w:tbl>
    <w:p w:rsidR="00A42D8E" w:rsidRDefault="00A42D8E" w:rsidP="00A42D8E">
      <w:pPr>
        <w:pStyle w:val="Heading4"/>
        <w:numPr>
          <w:ilvl w:val="0"/>
          <w:numId w:val="0"/>
        </w:numPr>
        <w:ind w:left="864" w:hanging="864"/>
      </w:pPr>
    </w:p>
    <w:p w:rsidR="008B052A" w:rsidRPr="001A6A70" w:rsidRDefault="0017053A" w:rsidP="00A42D8E">
      <w:pPr>
        <w:pStyle w:val="Heading4"/>
      </w:pPr>
      <w:bookmarkStart w:id="307" w:name="_Toc398026522"/>
      <w:r w:rsidRPr="001A6A70">
        <w:t>BUC</w:t>
      </w:r>
      <w:r w:rsidR="008476E2" w:rsidRPr="001A6A70">
        <w:t>1</w:t>
      </w:r>
      <w:r w:rsidR="00A06569" w:rsidRPr="001A6A70">
        <w:t>1</w:t>
      </w:r>
      <w:r w:rsidR="008476E2" w:rsidRPr="001A6A70">
        <w:t xml:space="preserve"> </w:t>
      </w:r>
      <w:r w:rsidR="00DD465F" w:rsidRPr="001A6A70">
        <w:t xml:space="preserve">– </w:t>
      </w:r>
      <w:r w:rsidR="00A06569" w:rsidRPr="001A6A70">
        <w:t>Encaminhar Paciente</w:t>
      </w:r>
      <w:r w:rsidR="00355947" w:rsidRPr="001A6A70">
        <w:t xml:space="preserve"> para o Ortodontista</w:t>
      </w:r>
      <w:bookmarkEnd w:id="307"/>
    </w:p>
    <w:p w:rsidR="00DD465F" w:rsidRDefault="00DD465F" w:rsidP="00DD465F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17053A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7053A" w:rsidRDefault="0017053A" w:rsidP="001A6A7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BUC</w:t>
            </w:r>
            <w:r w:rsidR="00A06569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1</w:t>
            </w:r>
            <w:r w:rsidR="001A6A70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1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</w:t>
            </w:r>
            <w:r w:rsidR="00355947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Encaminhar Paciente para o Ortodontista</w:t>
            </w:r>
          </w:p>
        </w:tc>
      </w:tr>
      <w:tr w:rsidR="0017053A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7053A" w:rsidRPr="005A38EF" w:rsidRDefault="0017053A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7053A" w:rsidRDefault="001A6A70" w:rsidP="001A6A7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É verificado a necessidade e o paciente é encaminhado para se tratar com o ortodontista</w:t>
            </w:r>
          </w:p>
        </w:tc>
      </w:tr>
      <w:tr w:rsidR="0017053A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7053A" w:rsidRPr="005A38EF" w:rsidRDefault="0017053A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7053A" w:rsidRDefault="001A6A70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</w:t>
            </w:r>
          </w:p>
        </w:tc>
      </w:tr>
      <w:tr w:rsidR="0017053A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7053A" w:rsidRPr="005A38EF" w:rsidRDefault="0017053A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7053A" w:rsidRPr="001A6A70" w:rsidRDefault="001A6A70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1A6A70">
              <w:rPr>
                <w:rFonts w:ascii="Arial" w:eastAsia="Times New Roman" w:hAnsi="Arial" w:cs="Arial"/>
                <w:color w:val="000000"/>
                <w:lang w:eastAsia="pt-BR"/>
              </w:rPr>
              <w:t>Paciente ter realizado algum procedimento na clínica.</w:t>
            </w:r>
          </w:p>
        </w:tc>
      </w:tr>
      <w:tr w:rsidR="0017053A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7053A" w:rsidRDefault="0017053A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17053A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7053A" w:rsidRDefault="0017053A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7053A" w:rsidRDefault="0017053A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7053A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7053A" w:rsidRDefault="0017053A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7053A" w:rsidRDefault="001A6A70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verifica a necessidade e encaminha o paciente para tratamento com o Ortodontista.</w:t>
            </w:r>
          </w:p>
        </w:tc>
      </w:tr>
      <w:tr w:rsidR="001A6A70" w:rsidTr="0093088B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A6A70" w:rsidRDefault="0093088B" w:rsidP="0093088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A6A70" w:rsidRDefault="001A6A70" w:rsidP="0093088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Ir para o caso de uso “BCU06 – Realizar </w:t>
            </w:r>
            <w:r w:rsidR="0093088B">
              <w:rPr>
                <w:rFonts w:ascii="Arial" w:eastAsia="Times New Roman" w:hAnsi="Arial" w:cs="Arial"/>
                <w:color w:val="000000"/>
                <w:lang w:eastAsia="pt-BR"/>
              </w:rPr>
              <w:t>Procedimento”.</w:t>
            </w:r>
          </w:p>
        </w:tc>
      </w:tr>
      <w:tr w:rsidR="001A6A70" w:rsidTr="0093088B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A6A70" w:rsidRDefault="0093088B" w:rsidP="0093088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A6A70" w:rsidRDefault="0093088B" w:rsidP="0093088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</w:tbl>
    <w:p w:rsidR="00BB4DA9" w:rsidRDefault="00BB4DA9" w:rsidP="00BB4DA9"/>
    <w:p w:rsidR="00A42D8E" w:rsidRDefault="00A42D8E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B51988" w:rsidRDefault="00B51988" w:rsidP="00B51988">
      <w:pPr>
        <w:pStyle w:val="Heading4"/>
      </w:pPr>
      <w:bookmarkStart w:id="308" w:name="_Toc398026523"/>
      <w:r>
        <w:lastRenderedPageBreak/>
        <w:t>BUC12 – Fechar Caixa do Dia</w:t>
      </w:r>
      <w:bookmarkEnd w:id="308"/>
    </w:p>
    <w:p w:rsidR="00B51988" w:rsidRDefault="00B51988" w:rsidP="00B51988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B51988" w:rsidTr="00B51988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B51988" w:rsidRDefault="00B51988" w:rsidP="00B5198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BUC12 – Fechar Caixa do Dia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Pr="005A38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Fechamento do caixa para a divisão dos lucros do dia.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Pr="005A38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Pr="005A38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Pr="001A6A70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Ter sido realizado algum procedimento durante o dia.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B51988" w:rsidRDefault="00B51988" w:rsidP="00B5198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verifica os pagamentos realizados no dia.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verifica os pagamentos referentes aos procedimentos dos endodontistas.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faz a divisão dos valores e realiza o pagamento dos endodontistas.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fecha o caixa do dia.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B51988" w:rsidRDefault="00B51988" w:rsidP="00B5198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Pr="001876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1876EF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Pr="001876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verifica os pagamentos referentes aos procedimentos dos ortodontistas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Pr="001876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1876EF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2 do Fluxo Típico.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faz a divisão dos valores e realiza o pagamento dos ortodontistas.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fecha o caixa do dia.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1.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B51988" w:rsidRDefault="00B51988" w:rsidP="00B5198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Pr="001876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1876EF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Pr="001876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D42A5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retira a sua parte do lucro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Pr="001876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1876EF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2 do Fluxo Típico.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D42A5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Sócio faz a divisão dos valores e </w:t>
            </w:r>
            <w:r w:rsidR="00D42A53">
              <w:rPr>
                <w:rFonts w:ascii="Arial" w:eastAsia="Times New Roman" w:hAnsi="Arial" w:cs="Arial"/>
                <w:color w:val="000000"/>
                <w:lang w:eastAsia="pt-BR"/>
              </w:rPr>
              <w:t>divide o lucro com o outro sócio.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fecha o caixa do dia.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D42A53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2</w:t>
            </w:r>
          </w:p>
        </w:tc>
      </w:tr>
    </w:tbl>
    <w:p w:rsidR="00A42D8E" w:rsidRDefault="00A42D8E" w:rsidP="00A42D8E">
      <w:pPr>
        <w:pStyle w:val="Heading2"/>
        <w:numPr>
          <w:ilvl w:val="0"/>
          <w:numId w:val="0"/>
        </w:numPr>
        <w:ind w:left="576"/>
      </w:pPr>
    </w:p>
    <w:p w:rsidR="00CC267D" w:rsidRDefault="00CC267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26"/>
        </w:rPr>
      </w:pPr>
    </w:p>
    <w:p w:rsidR="008831AD" w:rsidRDefault="008831AD" w:rsidP="00BB4DA9">
      <w:pPr>
        <w:pStyle w:val="Heading2"/>
      </w:pPr>
      <w:bookmarkStart w:id="309" w:name="_Toc398026524"/>
      <w:r>
        <w:t>Problemas Identificados</w:t>
      </w:r>
      <w:bookmarkEnd w:id="309"/>
    </w:p>
    <w:p w:rsidR="008831AD" w:rsidRPr="008831AD" w:rsidRDefault="008831AD" w:rsidP="00AC1F9A">
      <w:pPr>
        <w:spacing w:before="300" w:after="300"/>
        <w:ind w:firstLine="576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A empresa não possui um sistema para fazer o controle dos atendimentos e pagamentos. Os cadastros dos pacientes são registrados em fichas e todos os pagamentos e despesas são registrados em cadernos na secretaria e com os ortodontistas. Seguem os problemas identificados:</w:t>
      </w:r>
    </w:p>
    <w:p w:rsidR="008831AD" w:rsidRPr="008831AD" w:rsidRDefault="008831AD" w:rsidP="00AC1F9A">
      <w:pPr>
        <w:pStyle w:val="Default"/>
        <w:spacing w:before="300" w:after="300"/>
        <w:jc w:val="both"/>
        <w:rPr>
          <w:rFonts w:ascii="Arial" w:hAnsi="Arial" w:cs="Arial"/>
          <w:color w:val="auto"/>
        </w:rPr>
      </w:pPr>
      <w:r w:rsidRPr="008831AD">
        <w:rPr>
          <w:rFonts w:ascii="Arial" w:hAnsi="Arial" w:cs="Arial"/>
          <w:color w:val="auto"/>
        </w:rPr>
        <w:t>- Os processos atuais de cadastro, encaminhamento, atendimento, pagamentos específicos dos pacientes e outras despesas precisam ser automatizados em um sistema web para que os funcionários possam utilizá-los em suas tarefas;</w:t>
      </w:r>
    </w:p>
    <w:p w:rsidR="008831AD" w:rsidRPr="008831AD" w:rsidRDefault="008831AD" w:rsidP="00AC1F9A">
      <w:pPr>
        <w:pStyle w:val="Default"/>
        <w:spacing w:before="300" w:after="300"/>
        <w:jc w:val="both"/>
        <w:rPr>
          <w:rFonts w:ascii="Arial" w:hAnsi="Arial" w:cs="Arial"/>
          <w:color w:val="auto"/>
        </w:rPr>
      </w:pPr>
      <w:r w:rsidRPr="008831AD">
        <w:rPr>
          <w:rFonts w:ascii="Arial" w:hAnsi="Arial" w:cs="Arial"/>
          <w:color w:val="auto"/>
        </w:rPr>
        <w:lastRenderedPageBreak/>
        <w:t>- Uso excessivo de papel para todos os registros, o que pode torná-los vulneráveis ao desgaste com o passar do tempo, ou a perda de algum caderno com os dados de um período ou outros acidentes (como contato com água, fogo ou infestação);</w:t>
      </w:r>
    </w:p>
    <w:p w:rsidR="008831AD" w:rsidRPr="008831AD" w:rsidRDefault="008831AD" w:rsidP="00AC1F9A">
      <w:pPr>
        <w:pStyle w:val="Default"/>
        <w:spacing w:before="300" w:after="300"/>
        <w:jc w:val="both"/>
        <w:rPr>
          <w:rFonts w:ascii="Arial" w:hAnsi="Arial" w:cs="Arial"/>
          <w:color w:val="auto"/>
        </w:rPr>
      </w:pPr>
      <w:r w:rsidRPr="008831AD">
        <w:rPr>
          <w:rFonts w:ascii="Arial" w:hAnsi="Arial" w:cs="Arial"/>
          <w:color w:val="auto"/>
        </w:rPr>
        <w:t>- Ocorrência de erros por parte das secretárias nos cálculos dos pagamentos dos atendimentos referentes a cada funcionário (os cálculos são feitos manualmente), principalmente na ortodontia que são muitos atendimentos;</w:t>
      </w:r>
    </w:p>
    <w:p w:rsidR="008831AD" w:rsidRPr="008831AD" w:rsidRDefault="008831AD" w:rsidP="00AC1F9A">
      <w:pPr>
        <w:pStyle w:val="Default"/>
        <w:spacing w:before="300" w:after="300"/>
        <w:jc w:val="both"/>
        <w:rPr>
          <w:rFonts w:ascii="Arial" w:hAnsi="Arial" w:cs="Arial"/>
          <w:color w:val="auto"/>
        </w:rPr>
      </w:pPr>
      <w:r w:rsidRPr="008831AD">
        <w:rPr>
          <w:rFonts w:ascii="Arial" w:hAnsi="Arial" w:cs="Arial"/>
          <w:color w:val="auto"/>
        </w:rPr>
        <w:t>- Falta de um histórico completo das consultas e tratamentos de cada paciente e de quem foi que os atendeu;</w:t>
      </w:r>
    </w:p>
    <w:p w:rsidR="008831AD" w:rsidRDefault="008831AD" w:rsidP="00AC1F9A">
      <w:pPr>
        <w:pStyle w:val="Default"/>
        <w:spacing w:before="300" w:after="300"/>
        <w:jc w:val="both"/>
        <w:rPr>
          <w:rFonts w:ascii="Arial" w:hAnsi="Arial" w:cs="Arial"/>
          <w:color w:val="auto"/>
        </w:rPr>
      </w:pPr>
      <w:r w:rsidRPr="008831AD">
        <w:rPr>
          <w:rFonts w:ascii="Arial" w:hAnsi="Arial" w:cs="Arial"/>
          <w:color w:val="auto"/>
        </w:rPr>
        <w:t>- Os sócios não têm como verificar relatórios diários das quantidades dos atendimentos feitos por cada funcionário, assim como dos pagamentos e despesas realizados.</w:t>
      </w:r>
    </w:p>
    <w:p w:rsidR="00CC267D" w:rsidRDefault="00CC267D" w:rsidP="00AC1F9A">
      <w:pPr>
        <w:pStyle w:val="Default"/>
        <w:spacing w:before="300" w:after="300"/>
        <w:jc w:val="both"/>
        <w:rPr>
          <w:rFonts w:ascii="Arial" w:hAnsi="Arial" w:cs="Arial"/>
          <w:color w:val="auto"/>
        </w:rPr>
      </w:pPr>
    </w:p>
    <w:p w:rsidR="008831AD" w:rsidRDefault="008831AD" w:rsidP="00AC1F9A">
      <w:pPr>
        <w:pStyle w:val="Heading2"/>
        <w:spacing w:before="300" w:after="300"/>
        <w:jc w:val="both"/>
      </w:pPr>
      <w:bookmarkStart w:id="310" w:name="_Toc398026525"/>
      <w:r>
        <w:t>Necessidades Detectadas</w:t>
      </w:r>
      <w:bookmarkEnd w:id="310"/>
    </w:p>
    <w:p w:rsidR="008831AD" w:rsidRPr="008831AD" w:rsidRDefault="008831AD" w:rsidP="00AC1F9A">
      <w:pPr>
        <w:spacing w:before="300" w:after="300"/>
        <w:ind w:firstLine="576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 xml:space="preserve">As seguintes necessidades de informação foram encontradas </w:t>
      </w:r>
      <w:r w:rsidR="00B933F0">
        <w:rPr>
          <w:rFonts w:ascii="Arial" w:hAnsi="Arial" w:cs="Arial"/>
          <w:sz w:val="24"/>
          <w:szCs w:val="24"/>
        </w:rPr>
        <w:t>e</w:t>
      </w:r>
      <w:r w:rsidRPr="008831AD">
        <w:rPr>
          <w:rFonts w:ascii="Arial" w:hAnsi="Arial" w:cs="Arial"/>
          <w:sz w:val="24"/>
          <w:szCs w:val="24"/>
        </w:rPr>
        <w:t xml:space="preserve"> </w:t>
      </w:r>
      <w:r w:rsidR="00343052">
        <w:rPr>
          <w:rFonts w:ascii="Arial" w:hAnsi="Arial" w:cs="Arial"/>
          <w:sz w:val="24"/>
          <w:szCs w:val="24"/>
        </w:rPr>
        <w:t>serão contempladas pelo sistema a ser desenvolvido: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NE01: Acelerar o cadastro e as consultas dos pacientes em um sistema web dinâmico;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NE02: Definir o encaminhamento dos pacientes para cada sócio de forma alternada, respeitando a ordem de chegada;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NE03: Definir o tipo de atendimento como orçamento, orçamento contratado, paciente fichado ou ficha liquidada;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NE04: Marcar um sócio dentista para o atendimento do paciente na abertura de sua ficha;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NE05: Alterar o dentista que atende o paciente caso não possa fazê-lo;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NE06: Permitir armazenamento e consulta do histórico de atendimento de cada paciente;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NE07: Emitir relatório por período de cadastro de novos pacientes e de quantos liquidaram a ficha;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NE08: Cadastrar os sócios e secretárias com diferentes níveis de acesso;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NE09: Cadastrar todos os pagamentos efetuados pelos pacientes;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lastRenderedPageBreak/>
        <w:t>- NE10: Permitir a modificação do pagamento de uma ficha somente ao sócio responsável por ela;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NE11: Permitir o fechamento das fichas somente com a senha de acesso do sócio que a atendeu;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NE12: Relacionar os pagamentos feitos em cartão e dinheiro;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 xml:space="preserve">- NE13: Relacionar por período </w:t>
      </w:r>
      <w:r w:rsidR="001178CD" w:rsidRPr="008831AD">
        <w:rPr>
          <w:rFonts w:ascii="Arial" w:hAnsi="Arial" w:cs="Arial"/>
          <w:sz w:val="24"/>
          <w:szCs w:val="24"/>
        </w:rPr>
        <w:t>as receitas brutas e líquidas</w:t>
      </w:r>
      <w:r w:rsidRPr="008831AD">
        <w:rPr>
          <w:rFonts w:ascii="Arial" w:hAnsi="Arial" w:cs="Arial"/>
          <w:sz w:val="24"/>
          <w:szCs w:val="24"/>
        </w:rPr>
        <w:t>;</w:t>
      </w:r>
    </w:p>
    <w:p w:rsid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bookmarkStart w:id="311" w:name="OLE_LINK7"/>
      <w:bookmarkStart w:id="312" w:name="OLE_LINK8"/>
      <w:r w:rsidRPr="008831AD">
        <w:rPr>
          <w:rFonts w:ascii="Arial" w:hAnsi="Arial" w:cs="Arial"/>
          <w:sz w:val="24"/>
          <w:szCs w:val="24"/>
        </w:rPr>
        <w:t xml:space="preserve">- </w:t>
      </w:r>
      <w:bookmarkEnd w:id="311"/>
      <w:bookmarkEnd w:id="312"/>
      <w:r w:rsidRPr="008831AD">
        <w:rPr>
          <w:rFonts w:ascii="Arial" w:hAnsi="Arial" w:cs="Arial"/>
          <w:sz w:val="24"/>
          <w:szCs w:val="24"/>
        </w:rPr>
        <w:t>NE14: Relacionar por período todas as despesas feitas;</w:t>
      </w:r>
    </w:p>
    <w:p w:rsidR="008831AD" w:rsidRPr="008831AD" w:rsidRDefault="002C5013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8831AD" w:rsidRPr="008831AD">
        <w:rPr>
          <w:rFonts w:ascii="Arial" w:hAnsi="Arial" w:cs="Arial"/>
          <w:sz w:val="24"/>
          <w:szCs w:val="24"/>
        </w:rPr>
        <w:t>NE15: Calcular automaticamente os pagamentos referentes a cada sócio e funcionário que atendeu os pacientes;</w:t>
      </w:r>
    </w:p>
    <w:p w:rsid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NE16: Cadastrar todas as despesas da clínica como, por exemplo, contas de luz e água, impostos e materiais.</w:t>
      </w:r>
    </w:p>
    <w:p w:rsidR="00A42D8E" w:rsidRPr="008831AD" w:rsidRDefault="00A42D8E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</w:p>
    <w:p w:rsidR="00B933F0" w:rsidRDefault="00B933F0" w:rsidP="00B933F0">
      <w:pPr>
        <w:pStyle w:val="Heading2"/>
        <w:spacing w:before="300" w:after="300"/>
        <w:jc w:val="both"/>
      </w:pPr>
      <w:bookmarkStart w:id="313" w:name="_Toc398026526"/>
      <w:r>
        <w:t>Regras de Negócio</w:t>
      </w:r>
      <w:bookmarkEnd w:id="313"/>
    </w:p>
    <w:tbl>
      <w:tblPr>
        <w:tblW w:w="8760" w:type="dxa"/>
        <w:tblInd w:w="57" w:type="dxa"/>
        <w:tblCellMar>
          <w:left w:w="70" w:type="dxa"/>
          <w:right w:w="70" w:type="dxa"/>
        </w:tblCellMar>
        <w:tblLook w:val="04A0"/>
      </w:tblPr>
      <w:tblGrid>
        <w:gridCol w:w="1940"/>
        <w:gridCol w:w="6820"/>
      </w:tblGrid>
      <w:tr w:rsidR="004A1957" w:rsidRPr="00E52E86" w:rsidTr="004A1957">
        <w:trPr>
          <w:trHeight w:val="300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1957" w:rsidRPr="00E52E86" w:rsidRDefault="004A1957" w:rsidP="004A1957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  <w:r w:rsidRPr="00E52E86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Nº</w:t>
            </w:r>
          </w:p>
        </w:tc>
        <w:tc>
          <w:tcPr>
            <w:tcW w:w="6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1957" w:rsidRPr="00E52E86" w:rsidRDefault="004A1957" w:rsidP="00E52E86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  <w:r w:rsidRPr="00E52E86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Regra</w:t>
            </w:r>
            <w:r w:rsidR="001E0B0A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s</w:t>
            </w:r>
            <w:r w:rsidRPr="00E52E86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 xml:space="preserve"> de Negócio</w:t>
            </w:r>
          </w:p>
        </w:tc>
      </w:tr>
      <w:tr w:rsidR="004A1957" w:rsidRPr="004A1957" w:rsidTr="004A1957">
        <w:trPr>
          <w:trHeight w:val="30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1957" w:rsidRPr="00E52E86" w:rsidRDefault="004A1957" w:rsidP="004A19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52E8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RN01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1957" w:rsidRPr="00405B76" w:rsidRDefault="00D82666" w:rsidP="00E52E8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405B7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Os pagamentos são feitos em dinheiro ou cartões de crédito. Pagamentos feitos em cartões de créditos podem ser ser parcelados em até 6x sem juros.</w:t>
            </w:r>
          </w:p>
        </w:tc>
      </w:tr>
      <w:tr w:rsidR="004A1957" w:rsidRPr="004A1957" w:rsidTr="00D82666">
        <w:trPr>
          <w:trHeight w:val="668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1957" w:rsidRPr="00E52E86" w:rsidRDefault="004A1957" w:rsidP="004A19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52E8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RN02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A1957" w:rsidRPr="00405B76" w:rsidRDefault="004A1957" w:rsidP="00E52E86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405B7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Se o paciente realizar o pagamento do tratamento à vista e em dinheiro, ganha 10% de desconto.</w:t>
            </w:r>
          </w:p>
        </w:tc>
      </w:tr>
      <w:tr w:rsidR="004A1957" w:rsidRPr="004A1957" w:rsidTr="004A1957">
        <w:trPr>
          <w:trHeight w:val="30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1957" w:rsidRPr="00E52E86" w:rsidRDefault="001A6A70" w:rsidP="004A19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RN03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1957" w:rsidRPr="00405B76" w:rsidRDefault="001A6A70" w:rsidP="001A6A70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222222"/>
                <w:sz w:val="24"/>
                <w:szCs w:val="24"/>
                <w:lang w:eastAsia="pt-BR"/>
              </w:rPr>
            </w:pPr>
            <w:r w:rsidRPr="00405B76">
              <w:rPr>
                <w:rFonts w:ascii="Arial" w:eastAsia="Times New Roman" w:hAnsi="Arial" w:cs="Arial"/>
                <w:color w:val="222222"/>
                <w:sz w:val="24"/>
                <w:szCs w:val="24"/>
                <w:lang w:eastAsia="pt-BR"/>
              </w:rPr>
              <w:t xml:space="preserve">O pagamento da Ortodontia em dinheiro é dividido da seguinte forma: </w:t>
            </w:r>
            <w:r w:rsidRPr="00405B7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50% vai para a clínica. E os outros 50% vai pro Ortodontista.</w:t>
            </w:r>
          </w:p>
        </w:tc>
      </w:tr>
      <w:tr w:rsidR="004A1957" w:rsidRPr="004A1957" w:rsidTr="004A1957">
        <w:trPr>
          <w:trHeight w:val="60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1957" w:rsidRPr="00E52E86" w:rsidRDefault="001A6A70" w:rsidP="004A19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RN04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A6A70" w:rsidRPr="00405B76" w:rsidRDefault="001A6A70" w:rsidP="001A6A70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405B7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pagamento da Ortodontia em cartão de crédito é dividido da seguinte forma: 50% vai para a clínica. E os outros 50% vai pro Ortodontista. Como o pagamento foi feito em cartão, é retirado 15% dos 50% passado ao Ortodontista.</w:t>
            </w:r>
          </w:p>
        </w:tc>
      </w:tr>
      <w:tr w:rsidR="001A6A70" w:rsidRPr="004A1957" w:rsidTr="004A1957">
        <w:trPr>
          <w:trHeight w:val="30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6A70" w:rsidRPr="00E52E86" w:rsidRDefault="001A6A70" w:rsidP="0093088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52E8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RN0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A6A70" w:rsidRPr="00405B76" w:rsidRDefault="001A6A70" w:rsidP="0093088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222222"/>
                <w:sz w:val="24"/>
                <w:szCs w:val="24"/>
                <w:lang w:eastAsia="pt-BR"/>
              </w:rPr>
            </w:pPr>
            <w:r w:rsidRPr="00405B76">
              <w:rPr>
                <w:rFonts w:ascii="Arial" w:eastAsia="Times New Roman" w:hAnsi="Arial" w:cs="Arial"/>
                <w:color w:val="222222"/>
                <w:sz w:val="24"/>
                <w:szCs w:val="24"/>
                <w:lang w:eastAsia="pt-BR"/>
              </w:rPr>
              <w:t>A clínica não funciona nos finais de semana.</w:t>
            </w:r>
          </w:p>
        </w:tc>
      </w:tr>
      <w:tr w:rsidR="001A6A70" w:rsidRPr="004A1957" w:rsidTr="001A6A70">
        <w:trPr>
          <w:trHeight w:val="60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6A70" w:rsidRPr="00E52E86" w:rsidRDefault="001A6A70" w:rsidP="0093088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52E8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RN0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6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A6A70" w:rsidRPr="00405B76" w:rsidRDefault="001A6A70" w:rsidP="0093088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405B7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Para que aconteça o tratamento é preciso primeiro acontecer a consulta de orçamento.</w:t>
            </w:r>
          </w:p>
        </w:tc>
      </w:tr>
      <w:tr w:rsidR="001A6A70" w:rsidRPr="004A1957" w:rsidTr="0093088B">
        <w:trPr>
          <w:trHeight w:val="600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6A70" w:rsidRPr="00E52E86" w:rsidRDefault="001A6A70" w:rsidP="0093088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52E8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RN0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7</w:t>
            </w:r>
          </w:p>
        </w:tc>
        <w:tc>
          <w:tcPr>
            <w:tcW w:w="6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A6A70" w:rsidRPr="00405B76" w:rsidRDefault="001A6A70" w:rsidP="001A6A70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405B7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Os dentistas só atendem um paciente por vez.</w:t>
            </w:r>
          </w:p>
        </w:tc>
      </w:tr>
      <w:tr w:rsidR="001A6A70" w:rsidRPr="004A1957" w:rsidTr="0093088B">
        <w:trPr>
          <w:trHeight w:val="600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6A70" w:rsidRPr="00E52E86" w:rsidRDefault="001A6A70" w:rsidP="0093088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52E8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RN0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8</w:t>
            </w:r>
          </w:p>
        </w:tc>
        <w:tc>
          <w:tcPr>
            <w:tcW w:w="6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A6A70" w:rsidRPr="00405B76" w:rsidRDefault="001A6A70" w:rsidP="0093088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405B7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Não poderá haver agendamento para um dentista caso o mesmo esteja em período de férias</w:t>
            </w:r>
            <w:r w:rsidR="001E0B0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405B76" w:rsidRPr="004A1957" w:rsidTr="0093088B">
        <w:trPr>
          <w:trHeight w:val="600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05B76" w:rsidRPr="00E52E86" w:rsidRDefault="00405B76" w:rsidP="0093088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RN09</w:t>
            </w:r>
          </w:p>
        </w:tc>
        <w:tc>
          <w:tcPr>
            <w:tcW w:w="6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05B76" w:rsidRPr="00405B76" w:rsidRDefault="00405B76" w:rsidP="0093088B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405B7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horário de funcionamento da clínica será em horário comercial, das 9:00h às 18:00h.</w:t>
            </w:r>
          </w:p>
        </w:tc>
      </w:tr>
    </w:tbl>
    <w:p w:rsidR="00D11FCA" w:rsidRDefault="00D11FCA" w:rsidP="00D11FCA">
      <w:pPr>
        <w:pStyle w:val="Caption"/>
        <w:jc w:val="center"/>
      </w:pPr>
    </w:p>
    <w:p w:rsidR="004A1957" w:rsidRDefault="00D11FCA" w:rsidP="00D11FCA">
      <w:pPr>
        <w:pStyle w:val="Caption"/>
        <w:jc w:val="center"/>
      </w:pPr>
      <w:bookmarkStart w:id="314" w:name="_Toc398026562"/>
      <w:r>
        <w:t xml:space="preserve">Tabela </w:t>
      </w:r>
      <w:r w:rsidR="00F11830">
        <w:fldChar w:fldCharType="begin"/>
      </w:r>
      <w:r w:rsidR="00992842">
        <w:instrText xml:space="preserve"> SEQ Tabela \* ARABIC </w:instrText>
      </w:r>
      <w:r w:rsidR="00F11830">
        <w:fldChar w:fldCharType="separate"/>
      </w:r>
      <w:r w:rsidR="0047022E">
        <w:rPr>
          <w:noProof/>
        </w:rPr>
        <w:t>1</w:t>
      </w:r>
      <w:r w:rsidR="00F11830">
        <w:rPr>
          <w:noProof/>
        </w:rPr>
        <w:fldChar w:fldCharType="end"/>
      </w:r>
      <w:r>
        <w:t xml:space="preserve"> –Regras de Negócios</w:t>
      </w:r>
      <w:bookmarkEnd w:id="314"/>
      <w:r>
        <w:t xml:space="preserve"> </w:t>
      </w:r>
    </w:p>
    <w:p w:rsidR="00382398" w:rsidRDefault="00382398" w:rsidP="00382398">
      <w:pPr>
        <w:pStyle w:val="Heading1"/>
      </w:pPr>
      <w:bookmarkStart w:id="315" w:name="_Toc398026527"/>
      <w:r>
        <w:lastRenderedPageBreak/>
        <w:t>Requisitos</w:t>
      </w:r>
      <w:bookmarkEnd w:id="315"/>
    </w:p>
    <w:p w:rsidR="00382398" w:rsidRPr="00382398" w:rsidRDefault="00382398" w:rsidP="00382398"/>
    <w:p w:rsidR="00382398" w:rsidRDefault="00382398" w:rsidP="00382398">
      <w:pPr>
        <w:pStyle w:val="Heading2"/>
      </w:pPr>
      <w:bookmarkStart w:id="316" w:name="_Toc398026528"/>
      <w:r>
        <w:t>Requisitos Funcionais</w:t>
      </w:r>
      <w:bookmarkEnd w:id="316"/>
    </w:p>
    <w:p w:rsidR="00382398" w:rsidRDefault="00382398" w:rsidP="00382398"/>
    <w:p w:rsidR="00382398" w:rsidRDefault="00382398" w:rsidP="00382398">
      <w:pPr>
        <w:pStyle w:val="Heading3"/>
      </w:pPr>
      <w:bookmarkStart w:id="317" w:name="_Toc398026529"/>
      <w:r>
        <w:t>Relação dos Requisitos Funcionais</w:t>
      </w:r>
      <w:bookmarkEnd w:id="317"/>
    </w:p>
    <w:p w:rsidR="00382398" w:rsidRDefault="00382398" w:rsidP="00382398"/>
    <w:tbl>
      <w:tblPr>
        <w:tblW w:w="6560" w:type="dxa"/>
        <w:jc w:val="center"/>
        <w:tblCellMar>
          <w:left w:w="70" w:type="dxa"/>
          <w:right w:w="70" w:type="dxa"/>
        </w:tblCellMar>
        <w:tblLook w:val="04A0"/>
      </w:tblPr>
      <w:tblGrid>
        <w:gridCol w:w="1418"/>
        <w:gridCol w:w="5142"/>
      </w:tblGrid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#</w:t>
            </w:r>
          </w:p>
        </w:tc>
        <w:tc>
          <w:tcPr>
            <w:tcW w:w="51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Caso de Uso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286F3F">
              <w:rPr>
                <w:rFonts w:ascii="Times New Roman" w:hAnsi="Times New Roman"/>
                <w:sz w:val="24"/>
                <w:szCs w:val="24"/>
              </w:rPr>
              <w:t>RF01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286F3F">
              <w:rPr>
                <w:rFonts w:ascii="Times New Roman" w:hAnsi="Times New Roman"/>
                <w:sz w:val="24"/>
                <w:szCs w:val="24"/>
              </w:rPr>
              <w:t xml:space="preserve">Manter </w:t>
            </w:r>
            <w:r>
              <w:rPr>
                <w:rFonts w:ascii="Times New Roman" w:hAnsi="Times New Roman"/>
                <w:sz w:val="24"/>
                <w:szCs w:val="24"/>
              </w:rPr>
              <w:t>Funcionário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RF02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286F3F">
              <w:rPr>
                <w:rFonts w:ascii="Times New Roman" w:hAnsi="Times New Roman"/>
                <w:sz w:val="24"/>
                <w:szCs w:val="24"/>
              </w:rPr>
              <w:t xml:space="preserve">Manter </w:t>
            </w:r>
            <w:r>
              <w:rPr>
                <w:rFonts w:ascii="Times New Roman" w:hAnsi="Times New Roman"/>
                <w:sz w:val="24"/>
                <w:szCs w:val="24"/>
              </w:rPr>
              <w:t>Procedimento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RF03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286F3F">
              <w:rPr>
                <w:rFonts w:ascii="Times New Roman" w:hAnsi="Times New Roman"/>
                <w:sz w:val="24"/>
                <w:szCs w:val="24"/>
              </w:rPr>
              <w:t xml:space="preserve">Manter </w:t>
            </w:r>
            <w:r>
              <w:rPr>
                <w:rFonts w:ascii="Times New Roman" w:hAnsi="Times New Roman"/>
                <w:sz w:val="24"/>
                <w:szCs w:val="24"/>
              </w:rPr>
              <w:t>Unidade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RF04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Abrir Ficha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RF05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Registrar Paciente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RF06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Consultar Ficha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RF07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Agendar Consulta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RF08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Realizar Orçamento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RF09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>Cancelar Consulta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RF10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>Alterar Dentista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RF11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>Registrar Pagamento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RF12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>Modificar Pagamento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RF13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>Cadastrar Despesas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RF14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>Fechar Caixa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RF15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>Gerar Relatório Receita Bruta e Líquida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RF16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 xml:space="preserve">Gerar Relatório </w:t>
            </w:r>
            <w:r>
              <w:rPr>
                <w:rFonts w:ascii="Times New Roman" w:hAnsi="Times New Roman"/>
                <w:sz w:val="24"/>
                <w:szCs w:val="24"/>
              </w:rPr>
              <w:t>Pagamento Cartão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RF17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 xml:space="preserve">Gerar Relatório </w:t>
            </w:r>
            <w:r>
              <w:rPr>
                <w:rFonts w:ascii="Times New Roman" w:hAnsi="Times New Roman"/>
                <w:sz w:val="24"/>
                <w:szCs w:val="24"/>
              </w:rPr>
              <w:t>Pagamento Dinheiro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RF18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 xml:space="preserve">Gerar Relatório </w:t>
            </w:r>
            <w:r>
              <w:rPr>
                <w:rFonts w:ascii="Times New Roman" w:hAnsi="Times New Roman"/>
                <w:sz w:val="24"/>
                <w:szCs w:val="24"/>
              </w:rPr>
              <w:t>Pacientes Novos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RF19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 xml:space="preserve">Gerar Relatório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Ficha </w:t>
            </w:r>
            <w:r w:rsidRPr="00D56D43">
              <w:rPr>
                <w:rFonts w:ascii="Times New Roman" w:hAnsi="Times New Roman"/>
                <w:sz w:val="24"/>
                <w:szCs w:val="24"/>
              </w:rPr>
              <w:t>Liquida</w:t>
            </w:r>
            <w:r>
              <w:rPr>
                <w:rFonts w:ascii="Times New Roman" w:hAnsi="Times New Roman"/>
                <w:sz w:val="24"/>
                <w:szCs w:val="24"/>
              </w:rPr>
              <w:t>da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RF20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 xml:space="preserve">Gerar Relatório </w:t>
            </w:r>
            <w:r>
              <w:rPr>
                <w:rFonts w:ascii="Times New Roman" w:hAnsi="Times New Roman"/>
                <w:sz w:val="24"/>
                <w:szCs w:val="24"/>
              </w:rPr>
              <w:t>Quantidade de Atendimento</w:t>
            </w:r>
          </w:p>
        </w:tc>
      </w:tr>
    </w:tbl>
    <w:p w:rsidR="0047022E" w:rsidRDefault="0047022E" w:rsidP="00382398"/>
    <w:p w:rsidR="0047022E" w:rsidRDefault="0047022E" w:rsidP="0047022E">
      <w:pPr>
        <w:pStyle w:val="Caption"/>
        <w:jc w:val="center"/>
      </w:pPr>
      <w:bookmarkStart w:id="318" w:name="_Toc398026563"/>
      <w:r>
        <w:t xml:space="preserve">Tabela </w:t>
      </w:r>
      <w:fldSimple w:instr=" SEQ Tabela \* ARABIC ">
        <w:r>
          <w:rPr>
            <w:noProof/>
          </w:rPr>
          <w:t>2</w:t>
        </w:r>
      </w:fldSimple>
      <w:r>
        <w:t xml:space="preserve"> – Relação dos Requisitos Funcionais</w:t>
      </w:r>
      <w:bookmarkEnd w:id="318"/>
    </w:p>
    <w:p w:rsidR="0047022E" w:rsidRDefault="0047022E" w:rsidP="00382398"/>
    <w:p w:rsidR="0047022E" w:rsidRDefault="0047022E">
      <w:pPr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  <w:r>
        <w:br w:type="page"/>
      </w:r>
    </w:p>
    <w:p w:rsidR="00382398" w:rsidRDefault="00382398" w:rsidP="00382398">
      <w:pPr>
        <w:pStyle w:val="Heading3"/>
      </w:pPr>
      <w:bookmarkStart w:id="319" w:name="_Toc398026530"/>
      <w:r>
        <w:lastRenderedPageBreak/>
        <w:t>Mapeamento Necessidades x Requisitos</w:t>
      </w:r>
      <w:bookmarkEnd w:id="319"/>
    </w:p>
    <w:p w:rsidR="00382398" w:rsidRDefault="00382398" w:rsidP="00382398"/>
    <w:tbl>
      <w:tblPr>
        <w:tblW w:w="6560" w:type="dxa"/>
        <w:jc w:val="center"/>
        <w:tblInd w:w="70" w:type="dxa"/>
        <w:tblCellMar>
          <w:left w:w="70" w:type="dxa"/>
          <w:right w:w="70" w:type="dxa"/>
        </w:tblCellMar>
        <w:tblLook w:val="04A0"/>
      </w:tblPr>
      <w:tblGrid>
        <w:gridCol w:w="1608"/>
        <w:gridCol w:w="5142"/>
      </w:tblGrid>
      <w:tr w:rsidR="0047022E" w:rsidRPr="002410B8" w:rsidTr="0047022E">
        <w:trPr>
          <w:trHeight w:val="300"/>
          <w:jc w:val="center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47022E" w:rsidRPr="002410B8" w:rsidRDefault="007B6C22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410B8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Necessidades</w:t>
            </w:r>
          </w:p>
        </w:tc>
        <w:tc>
          <w:tcPr>
            <w:tcW w:w="51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47022E" w:rsidRPr="002410B8" w:rsidRDefault="007B6C22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410B8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Requisitos</w:t>
            </w:r>
          </w:p>
        </w:tc>
      </w:tr>
      <w:tr w:rsidR="0047022E" w:rsidRPr="002410B8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410B8" w:rsidRDefault="007B6C22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410B8">
              <w:rPr>
                <w:rFonts w:ascii="Arial" w:hAnsi="Arial" w:cs="Arial"/>
                <w:sz w:val="24"/>
                <w:szCs w:val="24"/>
              </w:rPr>
              <w:t>NE</w:t>
            </w:r>
            <w:r w:rsidR="0047022E" w:rsidRPr="002410B8">
              <w:rPr>
                <w:rFonts w:ascii="Arial" w:hAnsi="Arial" w:cs="Arial"/>
                <w:sz w:val="24"/>
                <w:szCs w:val="24"/>
              </w:rPr>
              <w:t>01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410B8" w:rsidRDefault="00353F9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410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UCS04, UCS05, UCS06, UCS07</w:t>
            </w:r>
          </w:p>
        </w:tc>
      </w:tr>
      <w:tr w:rsidR="0047022E" w:rsidRPr="002410B8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410B8" w:rsidRDefault="007B6C22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410B8">
              <w:rPr>
                <w:rFonts w:ascii="Arial" w:hAnsi="Arial" w:cs="Arial"/>
                <w:sz w:val="24"/>
                <w:szCs w:val="24"/>
              </w:rPr>
              <w:t>NE</w:t>
            </w:r>
            <w:r w:rsidR="0047022E" w:rsidRPr="002410B8">
              <w:rPr>
                <w:rFonts w:ascii="Arial" w:hAnsi="Arial" w:cs="Arial"/>
                <w:sz w:val="24"/>
                <w:szCs w:val="24"/>
              </w:rPr>
              <w:t>02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410B8" w:rsidRDefault="00353F9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410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UCS07, UCS10</w:t>
            </w:r>
          </w:p>
        </w:tc>
      </w:tr>
      <w:tr w:rsidR="0047022E" w:rsidRPr="002410B8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410B8" w:rsidRDefault="007B6C22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410B8">
              <w:rPr>
                <w:rFonts w:ascii="Arial" w:hAnsi="Arial" w:cs="Arial"/>
                <w:sz w:val="24"/>
                <w:szCs w:val="24"/>
              </w:rPr>
              <w:t>NE</w:t>
            </w:r>
            <w:r w:rsidR="0047022E" w:rsidRPr="002410B8">
              <w:rPr>
                <w:rFonts w:ascii="Arial" w:hAnsi="Arial" w:cs="Arial"/>
                <w:sz w:val="24"/>
                <w:szCs w:val="24"/>
              </w:rPr>
              <w:t>03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410B8" w:rsidRDefault="00353F9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410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UCS11</w:t>
            </w:r>
          </w:p>
        </w:tc>
      </w:tr>
      <w:tr w:rsidR="0047022E" w:rsidRPr="002410B8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410B8" w:rsidRDefault="007B6C22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410B8">
              <w:rPr>
                <w:rFonts w:ascii="Arial" w:hAnsi="Arial" w:cs="Arial"/>
                <w:sz w:val="24"/>
                <w:szCs w:val="24"/>
              </w:rPr>
              <w:t>NE</w:t>
            </w:r>
            <w:r w:rsidR="0047022E" w:rsidRPr="002410B8">
              <w:rPr>
                <w:rFonts w:ascii="Arial" w:hAnsi="Arial" w:cs="Arial"/>
                <w:sz w:val="24"/>
                <w:szCs w:val="24"/>
              </w:rPr>
              <w:t>04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410B8" w:rsidRDefault="00353F9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410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UCS07, UCS10</w:t>
            </w:r>
          </w:p>
        </w:tc>
      </w:tr>
      <w:tr w:rsidR="0047022E" w:rsidRPr="002410B8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410B8" w:rsidRDefault="007B6C22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410B8">
              <w:rPr>
                <w:rFonts w:ascii="Arial" w:hAnsi="Arial" w:cs="Arial"/>
                <w:sz w:val="24"/>
                <w:szCs w:val="24"/>
              </w:rPr>
              <w:t>NE</w:t>
            </w:r>
            <w:r w:rsidR="0047022E" w:rsidRPr="002410B8">
              <w:rPr>
                <w:rFonts w:ascii="Arial" w:hAnsi="Arial" w:cs="Arial"/>
                <w:sz w:val="24"/>
                <w:szCs w:val="24"/>
              </w:rPr>
              <w:t>05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7022E" w:rsidRPr="002410B8" w:rsidRDefault="00353F9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410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UCS10</w:t>
            </w:r>
          </w:p>
        </w:tc>
      </w:tr>
      <w:tr w:rsidR="0047022E" w:rsidRPr="002410B8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410B8" w:rsidRDefault="007B6C22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410B8">
              <w:rPr>
                <w:rFonts w:ascii="Arial" w:hAnsi="Arial" w:cs="Arial"/>
                <w:sz w:val="24"/>
                <w:szCs w:val="24"/>
              </w:rPr>
              <w:t>NE</w:t>
            </w:r>
            <w:r w:rsidR="0047022E" w:rsidRPr="002410B8">
              <w:rPr>
                <w:rFonts w:ascii="Arial" w:hAnsi="Arial" w:cs="Arial"/>
                <w:sz w:val="24"/>
                <w:szCs w:val="24"/>
              </w:rPr>
              <w:t>06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7022E" w:rsidRPr="002410B8" w:rsidRDefault="00353F9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410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UCS06</w:t>
            </w:r>
          </w:p>
        </w:tc>
      </w:tr>
      <w:tr w:rsidR="0047022E" w:rsidRPr="002410B8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410B8" w:rsidRDefault="007B6C22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410B8">
              <w:rPr>
                <w:rFonts w:ascii="Arial" w:hAnsi="Arial" w:cs="Arial"/>
                <w:sz w:val="24"/>
                <w:szCs w:val="24"/>
              </w:rPr>
              <w:t>NE</w:t>
            </w:r>
            <w:r w:rsidR="0047022E" w:rsidRPr="002410B8">
              <w:rPr>
                <w:rFonts w:ascii="Arial" w:hAnsi="Arial" w:cs="Arial"/>
                <w:sz w:val="24"/>
                <w:szCs w:val="24"/>
              </w:rPr>
              <w:t>07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410B8" w:rsidRDefault="00353F9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commentRangeStart w:id="320"/>
            <w:r w:rsidRPr="002410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UCS15</w:t>
            </w:r>
            <w:commentRangeEnd w:id="320"/>
            <w:r w:rsidRPr="002410B8">
              <w:rPr>
                <w:rStyle w:val="CommentReference"/>
                <w:rFonts w:ascii="Arial" w:hAnsi="Arial" w:cs="Arial"/>
                <w:sz w:val="24"/>
                <w:szCs w:val="24"/>
              </w:rPr>
              <w:commentReference w:id="320"/>
            </w:r>
          </w:p>
        </w:tc>
      </w:tr>
      <w:tr w:rsidR="0047022E" w:rsidRPr="002410B8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410B8" w:rsidRDefault="007B6C22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410B8">
              <w:rPr>
                <w:rFonts w:ascii="Arial" w:hAnsi="Arial" w:cs="Arial"/>
                <w:sz w:val="24"/>
                <w:szCs w:val="24"/>
              </w:rPr>
              <w:t>NE</w:t>
            </w:r>
            <w:r w:rsidR="0047022E" w:rsidRPr="002410B8">
              <w:rPr>
                <w:rFonts w:ascii="Arial" w:hAnsi="Arial" w:cs="Arial"/>
                <w:sz w:val="24"/>
                <w:szCs w:val="24"/>
              </w:rPr>
              <w:t>08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410B8" w:rsidRDefault="00353F9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410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UCS01</w:t>
            </w:r>
          </w:p>
        </w:tc>
      </w:tr>
      <w:tr w:rsidR="0047022E" w:rsidRPr="002410B8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410B8" w:rsidRDefault="007B6C22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410B8">
              <w:rPr>
                <w:rFonts w:ascii="Arial" w:hAnsi="Arial" w:cs="Arial"/>
                <w:sz w:val="24"/>
                <w:szCs w:val="24"/>
              </w:rPr>
              <w:t>NE</w:t>
            </w:r>
            <w:r w:rsidR="0047022E" w:rsidRPr="002410B8">
              <w:rPr>
                <w:rFonts w:ascii="Arial" w:hAnsi="Arial" w:cs="Arial"/>
                <w:sz w:val="24"/>
                <w:szCs w:val="24"/>
              </w:rPr>
              <w:t>09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410B8" w:rsidRDefault="00353F9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410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UCS11</w:t>
            </w:r>
          </w:p>
        </w:tc>
      </w:tr>
      <w:tr w:rsidR="0047022E" w:rsidRPr="002410B8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410B8" w:rsidRDefault="007B6C22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410B8">
              <w:rPr>
                <w:rFonts w:ascii="Arial" w:hAnsi="Arial" w:cs="Arial"/>
                <w:sz w:val="24"/>
                <w:szCs w:val="24"/>
              </w:rPr>
              <w:t>NE</w:t>
            </w:r>
            <w:r w:rsidR="0047022E" w:rsidRPr="002410B8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410B8" w:rsidRDefault="00353F9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410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UCS12</w:t>
            </w:r>
          </w:p>
        </w:tc>
      </w:tr>
      <w:tr w:rsidR="0047022E" w:rsidRPr="002410B8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410B8" w:rsidRDefault="007B6C22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commentRangeStart w:id="321"/>
            <w:r w:rsidRPr="002410B8">
              <w:rPr>
                <w:rFonts w:ascii="Arial" w:hAnsi="Arial" w:cs="Arial"/>
                <w:sz w:val="24"/>
                <w:szCs w:val="24"/>
              </w:rPr>
              <w:t>NE</w:t>
            </w:r>
            <w:r w:rsidR="0047022E" w:rsidRPr="002410B8">
              <w:rPr>
                <w:rFonts w:ascii="Arial" w:hAnsi="Arial" w:cs="Arial"/>
                <w:sz w:val="24"/>
                <w:szCs w:val="24"/>
              </w:rPr>
              <w:t>11</w:t>
            </w:r>
            <w:commentRangeEnd w:id="321"/>
            <w:r w:rsidR="00353F9E" w:rsidRPr="002410B8">
              <w:rPr>
                <w:rStyle w:val="CommentReference"/>
                <w:rFonts w:ascii="Arial" w:hAnsi="Arial" w:cs="Arial"/>
                <w:sz w:val="24"/>
                <w:szCs w:val="24"/>
              </w:rPr>
              <w:commentReference w:id="321"/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410B8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</w:tr>
      <w:tr w:rsidR="0047022E" w:rsidRPr="002410B8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410B8" w:rsidRDefault="007B6C22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410B8">
              <w:rPr>
                <w:rFonts w:ascii="Arial" w:hAnsi="Arial" w:cs="Arial"/>
                <w:sz w:val="24"/>
                <w:szCs w:val="24"/>
              </w:rPr>
              <w:t>NE</w:t>
            </w:r>
            <w:r w:rsidR="0047022E" w:rsidRPr="002410B8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410B8" w:rsidRDefault="002410B8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410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UCS11</w:t>
            </w:r>
          </w:p>
        </w:tc>
      </w:tr>
      <w:tr w:rsidR="0047022E" w:rsidRPr="002410B8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410B8" w:rsidRDefault="007B6C22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410B8">
              <w:rPr>
                <w:rFonts w:ascii="Arial" w:hAnsi="Arial" w:cs="Arial"/>
                <w:sz w:val="24"/>
                <w:szCs w:val="24"/>
              </w:rPr>
              <w:t>NE</w:t>
            </w:r>
            <w:r w:rsidR="0047022E" w:rsidRPr="002410B8"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410B8" w:rsidRDefault="002410B8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410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UCS15</w:t>
            </w:r>
          </w:p>
        </w:tc>
      </w:tr>
      <w:tr w:rsidR="0047022E" w:rsidRPr="002410B8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022E" w:rsidRPr="002410B8" w:rsidRDefault="007B6C22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commentRangeStart w:id="322"/>
            <w:r w:rsidRPr="002410B8">
              <w:rPr>
                <w:rFonts w:ascii="Arial" w:hAnsi="Arial" w:cs="Arial"/>
                <w:sz w:val="24"/>
                <w:szCs w:val="24"/>
              </w:rPr>
              <w:t>NE</w:t>
            </w:r>
            <w:r w:rsidR="0047022E" w:rsidRPr="002410B8">
              <w:rPr>
                <w:rFonts w:ascii="Arial" w:hAnsi="Arial" w:cs="Arial"/>
                <w:sz w:val="24"/>
                <w:szCs w:val="24"/>
              </w:rPr>
              <w:t>14</w:t>
            </w:r>
            <w:commentRangeEnd w:id="322"/>
            <w:r w:rsidR="002410B8" w:rsidRPr="002410B8">
              <w:rPr>
                <w:rStyle w:val="CommentReference"/>
                <w:rFonts w:ascii="Arial" w:hAnsi="Arial" w:cs="Arial"/>
                <w:sz w:val="24"/>
                <w:szCs w:val="24"/>
              </w:rPr>
              <w:commentReference w:id="322"/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410B8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</w:tr>
      <w:tr w:rsidR="0047022E" w:rsidRPr="002410B8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022E" w:rsidRPr="002410B8" w:rsidRDefault="007B6C22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410B8">
              <w:rPr>
                <w:rFonts w:ascii="Arial" w:hAnsi="Arial" w:cs="Arial"/>
                <w:sz w:val="24"/>
                <w:szCs w:val="24"/>
              </w:rPr>
              <w:t>NE</w:t>
            </w:r>
            <w:r w:rsidR="0047022E" w:rsidRPr="002410B8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410B8" w:rsidRDefault="002410B8" w:rsidP="0047022E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commentRangeStart w:id="323"/>
            <w:r w:rsidRPr="002410B8">
              <w:rPr>
                <w:rFonts w:ascii="Arial" w:hAnsi="Arial" w:cs="Arial"/>
                <w:sz w:val="24"/>
                <w:szCs w:val="24"/>
              </w:rPr>
              <w:t>UCS14</w:t>
            </w:r>
            <w:commentRangeEnd w:id="323"/>
            <w:r w:rsidRPr="002410B8">
              <w:rPr>
                <w:rStyle w:val="CommentReference"/>
                <w:rFonts w:ascii="Arial" w:hAnsi="Arial" w:cs="Arial"/>
                <w:sz w:val="24"/>
                <w:szCs w:val="24"/>
              </w:rPr>
              <w:commentReference w:id="323"/>
            </w:r>
          </w:p>
        </w:tc>
      </w:tr>
      <w:tr w:rsidR="0047022E" w:rsidRPr="002410B8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022E" w:rsidRPr="002410B8" w:rsidRDefault="007B6C22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410B8">
              <w:rPr>
                <w:rFonts w:ascii="Arial" w:hAnsi="Arial" w:cs="Arial"/>
                <w:sz w:val="24"/>
                <w:szCs w:val="24"/>
              </w:rPr>
              <w:t>NE</w:t>
            </w:r>
            <w:r w:rsidR="0047022E" w:rsidRPr="002410B8"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410B8" w:rsidRDefault="002410B8" w:rsidP="0047022E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410B8">
              <w:rPr>
                <w:rFonts w:ascii="Arial" w:hAnsi="Arial" w:cs="Arial"/>
                <w:sz w:val="24"/>
                <w:szCs w:val="24"/>
              </w:rPr>
              <w:t>UCS13</w:t>
            </w:r>
          </w:p>
        </w:tc>
      </w:tr>
    </w:tbl>
    <w:p w:rsidR="0047022E" w:rsidRDefault="0047022E" w:rsidP="0047022E">
      <w:pPr>
        <w:pStyle w:val="Caption"/>
      </w:pPr>
    </w:p>
    <w:p w:rsidR="0047022E" w:rsidRDefault="0047022E" w:rsidP="0047022E">
      <w:pPr>
        <w:pStyle w:val="Caption"/>
        <w:jc w:val="center"/>
      </w:pPr>
      <w:bookmarkStart w:id="324" w:name="_Toc398026564"/>
      <w:r>
        <w:t xml:space="preserve">Tabela </w:t>
      </w:r>
      <w:fldSimple w:instr=" SEQ Tabela \* ARABIC ">
        <w:r>
          <w:rPr>
            <w:noProof/>
          </w:rPr>
          <w:t>3</w:t>
        </w:r>
      </w:fldSimple>
      <w:r>
        <w:t xml:space="preserve"> – Mapeamento de Necessidades x Requisitos</w:t>
      </w:r>
      <w:bookmarkEnd w:id="324"/>
    </w:p>
    <w:p w:rsidR="00A42D8E" w:rsidRDefault="00A42D8E">
      <w:pPr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  <w:r>
        <w:br w:type="page"/>
      </w:r>
    </w:p>
    <w:p w:rsidR="00382398" w:rsidRDefault="00382398" w:rsidP="00382398">
      <w:pPr>
        <w:pStyle w:val="Heading3"/>
      </w:pPr>
      <w:bookmarkStart w:id="325" w:name="_Toc398026531"/>
      <w:r>
        <w:lastRenderedPageBreak/>
        <w:t>Diagrama de Casos de Uso de Sistema</w:t>
      </w:r>
      <w:bookmarkEnd w:id="325"/>
    </w:p>
    <w:p w:rsidR="00A42D8E" w:rsidRDefault="00A42D8E" w:rsidP="00A42D8E"/>
    <w:p w:rsidR="00A42D8E" w:rsidRDefault="006C5C70" w:rsidP="00A42D8E">
      <w:r>
        <w:rPr>
          <w:noProof/>
          <w:lang w:eastAsia="pt-BR"/>
        </w:rPr>
        <w:drawing>
          <wp:inline distT="0" distB="0" distL="0" distR="0">
            <wp:extent cx="5724525" cy="5991225"/>
            <wp:effectExtent l="19050" t="0" r="9525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99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D8E" w:rsidRPr="00A42D8E" w:rsidRDefault="00A42D8E" w:rsidP="00A42D8E">
      <w:pPr>
        <w:pStyle w:val="Caption"/>
        <w:jc w:val="center"/>
      </w:pPr>
      <w:bookmarkStart w:id="326" w:name="_Toc398026561"/>
      <w:r>
        <w:t xml:space="preserve">Figura </w:t>
      </w:r>
      <w:fldSimple w:instr=" SEQ Figura \* ARABIC ">
        <w:r>
          <w:rPr>
            <w:noProof/>
          </w:rPr>
          <w:t>6</w:t>
        </w:r>
      </w:fldSimple>
      <w:r>
        <w:t xml:space="preserve"> – Diagrama de Casos de Uso de Sistema</w:t>
      </w:r>
      <w:bookmarkEnd w:id="326"/>
    </w:p>
    <w:p w:rsidR="00382398" w:rsidRDefault="00382398" w:rsidP="00382398"/>
    <w:p w:rsidR="00405B76" w:rsidRDefault="00405B76">
      <w:pPr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  <w:r>
        <w:br w:type="page"/>
      </w:r>
    </w:p>
    <w:p w:rsidR="00A42D8E" w:rsidRDefault="00382398" w:rsidP="00405B76">
      <w:pPr>
        <w:pStyle w:val="Heading3"/>
      </w:pPr>
      <w:bookmarkStart w:id="327" w:name="_Toc398026532"/>
      <w:r>
        <w:lastRenderedPageBreak/>
        <w:t>Responsabilidade dos Atores</w:t>
      </w:r>
      <w:bookmarkEnd w:id="327"/>
    </w:p>
    <w:p w:rsidR="00405B76" w:rsidRDefault="00405B76" w:rsidP="00405B76"/>
    <w:tbl>
      <w:tblPr>
        <w:tblW w:w="6560" w:type="dxa"/>
        <w:jc w:val="center"/>
        <w:tblInd w:w="70" w:type="dxa"/>
        <w:tblCellMar>
          <w:left w:w="70" w:type="dxa"/>
          <w:right w:w="70" w:type="dxa"/>
        </w:tblCellMar>
        <w:tblLook w:val="04A0"/>
      </w:tblPr>
      <w:tblGrid>
        <w:gridCol w:w="1987"/>
        <w:gridCol w:w="5142"/>
      </w:tblGrid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47022E" w:rsidRPr="007B6C22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7B6C22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Atores</w:t>
            </w:r>
          </w:p>
        </w:tc>
        <w:tc>
          <w:tcPr>
            <w:tcW w:w="51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47022E" w:rsidRPr="007B6C22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7B6C22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Responsabilidades</w:t>
            </w:r>
          </w:p>
        </w:tc>
      </w:tr>
      <w:tr w:rsidR="0047022E" w:rsidRPr="0021345C" w:rsidTr="0047022E">
        <w:trPr>
          <w:trHeight w:val="731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022E" w:rsidRPr="007B6C22" w:rsidRDefault="007B6C22" w:rsidP="007B6C2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commentRangeStart w:id="328"/>
            <w:r w:rsidRPr="007B6C22">
              <w:rPr>
                <w:rFonts w:ascii="Arial" w:eastAsia="Times New Roman" w:hAnsi="Arial" w:cs="Arial"/>
                <w:color w:val="000000"/>
                <w:lang w:eastAsia="pt-BR"/>
              </w:rPr>
              <w:t>Administrador</w:t>
            </w:r>
            <w:commentRangeEnd w:id="328"/>
            <w:r w:rsidRPr="007B6C22">
              <w:rPr>
                <w:rStyle w:val="CommentReference"/>
                <w:rFonts w:ascii="Arial" w:hAnsi="Arial" w:cs="Arial"/>
                <w:sz w:val="22"/>
                <w:szCs w:val="22"/>
              </w:rPr>
              <w:commentReference w:id="328"/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022E" w:rsidRPr="007B6C22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7B6C22" w:rsidRPr="0021345C" w:rsidTr="0047022E">
        <w:trPr>
          <w:trHeight w:val="731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22" w:rsidRPr="007B6C22" w:rsidRDefault="007B6C22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B6C22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22" w:rsidRPr="007B6C22" w:rsidRDefault="007B6C22" w:rsidP="007B6C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7B6C22">
              <w:rPr>
                <w:rFonts w:ascii="Arial" w:hAnsi="Arial" w:cs="Arial"/>
              </w:rPr>
              <w:t>Usuário que interage com o sistema através das</w:t>
            </w:r>
          </w:p>
          <w:p w:rsidR="007B6C22" w:rsidRPr="007B6C22" w:rsidRDefault="007B6C22" w:rsidP="007B6C2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7B6C22">
              <w:rPr>
                <w:rFonts w:ascii="Arial" w:hAnsi="Arial" w:cs="Arial"/>
              </w:rPr>
              <w:t>funcionalidades relativas aos atendimentos de</w:t>
            </w:r>
          </w:p>
          <w:p w:rsidR="007B6C22" w:rsidRPr="007B6C22" w:rsidRDefault="007B6C22" w:rsidP="007B6C2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B6C22">
              <w:rPr>
                <w:rFonts w:ascii="Arial" w:hAnsi="Arial" w:cs="Arial"/>
              </w:rPr>
              <w:t>solicitações dos clientes</w:t>
            </w:r>
            <w:r>
              <w:rPr>
                <w:rFonts w:ascii="Arial" w:hAnsi="Arial" w:cs="Arial"/>
              </w:rPr>
              <w:t xml:space="preserve"> e dentistas.</w:t>
            </w:r>
          </w:p>
        </w:tc>
      </w:tr>
      <w:tr w:rsidR="0047022E" w:rsidRPr="0021345C" w:rsidTr="0047022E">
        <w:trPr>
          <w:trHeight w:val="838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022E" w:rsidRPr="007B6C22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B6C22">
              <w:rPr>
                <w:rFonts w:ascii="Arial" w:eastAsia="Times New Roman" w:hAnsi="Arial" w:cs="Arial"/>
                <w:color w:val="000000"/>
                <w:lang w:eastAsia="pt-BR"/>
              </w:rPr>
              <w:t>Dentista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022E" w:rsidRPr="007B6C22" w:rsidRDefault="00605CE1" w:rsidP="00605CE1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05CE1">
              <w:rPr>
                <w:rFonts w:ascii="Arial" w:hAnsi="Arial" w:cs="Arial"/>
              </w:rPr>
              <w:t>Pode desempenhar o papel d</w:t>
            </w:r>
            <w:r>
              <w:rPr>
                <w:rFonts w:ascii="Arial" w:hAnsi="Arial" w:cs="Arial"/>
              </w:rPr>
              <w:t>a</w:t>
            </w:r>
            <w:r w:rsidRPr="00605CE1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secretária </w:t>
            </w:r>
            <w:r w:rsidRPr="00605CE1">
              <w:rPr>
                <w:rFonts w:ascii="Arial" w:hAnsi="Arial" w:cs="Arial"/>
              </w:rPr>
              <w:t>e é responsável</w:t>
            </w:r>
            <w:r>
              <w:rPr>
                <w:rFonts w:ascii="Arial" w:hAnsi="Arial" w:cs="Arial"/>
              </w:rPr>
              <w:t xml:space="preserve"> </w:t>
            </w:r>
            <w:r w:rsidRPr="00605CE1">
              <w:rPr>
                <w:rFonts w:ascii="Arial" w:hAnsi="Arial" w:cs="Arial"/>
              </w:rPr>
              <w:t>pelos atendimentos extras no sistema. Efetua consultas</w:t>
            </w:r>
            <w:r>
              <w:rPr>
                <w:rFonts w:ascii="Arial" w:hAnsi="Arial" w:cs="Arial"/>
              </w:rPr>
              <w:t xml:space="preserve"> </w:t>
            </w:r>
            <w:r w:rsidRPr="00605CE1">
              <w:rPr>
                <w:rFonts w:ascii="Arial" w:hAnsi="Arial" w:cs="Arial"/>
              </w:rPr>
              <w:t>relativas ao desempenho dos atendimentos.</w:t>
            </w:r>
          </w:p>
        </w:tc>
      </w:tr>
      <w:tr w:rsidR="0047022E" w:rsidRPr="0021345C" w:rsidTr="0047022E">
        <w:trPr>
          <w:trHeight w:val="836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022E" w:rsidRPr="007B6C22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B6C22">
              <w:rPr>
                <w:rFonts w:ascii="Arial" w:eastAsia="Times New Roman" w:hAnsi="Arial" w:cs="Arial"/>
                <w:color w:val="000000"/>
                <w:lang w:eastAsia="pt-BR"/>
              </w:rPr>
              <w:t>Sócio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022E" w:rsidRPr="007B6C22" w:rsidRDefault="00605CE1" w:rsidP="00605CE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05CE1">
              <w:rPr>
                <w:rFonts w:ascii="Arial" w:hAnsi="Arial" w:cs="Arial"/>
              </w:rPr>
              <w:t>Pode desempenhar o papel d</w:t>
            </w:r>
            <w:r>
              <w:rPr>
                <w:rFonts w:ascii="Arial" w:hAnsi="Arial" w:cs="Arial"/>
              </w:rPr>
              <w:t>a</w:t>
            </w:r>
            <w:r w:rsidRPr="00605CE1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secretária </w:t>
            </w:r>
            <w:r w:rsidRPr="00605CE1">
              <w:rPr>
                <w:rFonts w:ascii="Arial" w:hAnsi="Arial" w:cs="Arial"/>
              </w:rPr>
              <w:t xml:space="preserve">e </w:t>
            </w:r>
            <w:r>
              <w:rPr>
                <w:rFonts w:ascii="Arial" w:hAnsi="Arial" w:cs="Arial"/>
              </w:rPr>
              <w:t xml:space="preserve">também </w:t>
            </w:r>
            <w:r w:rsidRPr="00605CE1">
              <w:rPr>
                <w:rFonts w:ascii="Arial" w:hAnsi="Arial" w:cs="Arial"/>
              </w:rPr>
              <w:t>é responsável</w:t>
            </w:r>
            <w:r>
              <w:rPr>
                <w:rFonts w:ascii="Arial" w:hAnsi="Arial" w:cs="Arial"/>
              </w:rPr>
              <w:t xml:space="preserve"> </w:t>
            </w:r>
            <w:r w:rsidRPr="00605CE1">
              <w:rPr>
                <w:rFonts w:ascii="Arial" w:hAnsi="Arial" w:cs="Arial"/>
              </w:rPr>
              <w:t>pelos atendimentos extras no sistema. Efetua consultas</w:t>
            </w:r>
            <w:r>
              <w:rPr>
                <w:rFonts w:ascii="Arial" w:hAnsi="Arial" w:cs="Arial"/>
              </w:rPr>
              <w:t xml:space="preserve"> </w:t>
            </w:r>
            <w:r w:rsidRPr="00605CE1">
              <w:rPr>
                <w:rFonts w:ascii="Arial" w:hAnsi="Arial" w:cs="Arial"/>
              </w:rPr>
              <w:t>relativas ao desempenho dos atendimentos</w:t>
            </w:r>
            <w:r>
              <w:rPr>
                <w:rFonts w:ascii="Arial" w:hAnsi="Arial" w:cs="Arial"/>
              </w:rPr>
              <w:t xml:space="preserve"> e realiza o fechamento do caixa.</w:t>
            </w:r>
          </w:p>
        </w:tc>
      </w:tr>
    </w:tbl>
    <w:p w:rsidR="0047022E" w:rsidRDefault="0047022E" w:rsidP="00405B76"/>
    <w:p w:rsidR="0047022E" w:rsidRDefault="0047022E" w:rsidP="0047022E">
      <w:pPr>
        <w:pStyle w:val="Caption"/>
        <w:jc w:val="center"/>
      </w:pPr>
      <w:bookmarkStart w:id="329" w:name="_Toc398026565"/>
      <w:r>
        <w:t xml:space="preserve">Tabela </w:t>
      </w:r>
      <w:fldSimple w:instr=" SEQ Tabela \* ARABIC ">
        <w:r>
          <w:rPr>
            <w:noProof/>
          </w:rPr>
          <w:t>4</w:t>
        </w:r>
      </w:fldSimple>
      <w:r>
        <w:t xml:space="preserve"> – Responsabilidade dos Atores</w:t>
      </w:r>
      <w:bookmarkEnd w:id="329"/>
    </w:p>
    <w:p w:rsidR="0047022E" w:rsidRPr="00405B76" w:rsidRDefault="0047022E" w:rsidP="00405B76"/>
    <w:p w:rsidR="00382398" w:rsidRDefault="00382398" w:rsidP="00382398">
      <w:pPr>
        <w:pStyle w:val="Heading3"/>
      </w:pPr>
      <w:bookmarkStart w:id="330" w:name="_Toc398026533"/>
      <w:commentRangeStart w:id="331"/>
      <w:r>
        <w:t>Descrição dos Casos de Uso de Sistemas</w:t>
      </w:r>
      <w:commentRangeEnd w:id="331"/>
      <w:r w:rsidR="002410B8">
        <w:rPr>
          <w:rStyle w:val="CommentReference"/>
          <w:rFonts w:asciiTheme="minorHAnsi" w:eastAsiaTheme="minorHAnsi" w:hAnsiTheme="minorHAnsi" w:cstheme="minorBidi"/>
          <w:color w:val="auto"/>
        </w:rPr>
        <w:commentReference w:id="331"/>
      </w:r>
      <w:bookmarkEnd w:id="330"/>
    </w:p>
    <w:p w:rsidR="00382398" w:rsidRDefault="00382398" w:rsidP="00382398"/>
    <w:p w:rsidR="009014DE" w:rsidRDefault="00382398" w:rsidP="009014DE">
      <w:pPr>
        <w:pStyle w:val="Heading4"/>
      </w:pPr>
      <w:bookmarkStart w:id="332" w:name="_Toc398026534"/>
      <w:r>
        <w:t>UCS</w:t>
      </w:r>
      <w:r w:rsidR="009014DE">
        <w:t>0</w:t>
      </w:r>
      <w:r>
        <w:t>1 –</w:t>
      </w:r>
      <w:r w:rsidR="009014DE">
        <w:t xml:space="preserve"> Manter Funcionário</w:t>
      </w:r>
      <w:bookmarkEnd w:id="332"/>
      <w:r>
        <w:t xml:space="preserve"> </w:t>
      </w:r>
    </w:p>
    <w:p w:rsidR="009014DE" w:rsidRDefault="009014DE" w:rsidP="009014DE"/>
    <w:tbl>
      <w:tblPr>
        <w:tblW w:w="89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03"/>
        <w:gridCol w:w="7081"/>
      </w:tblGrid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01 – 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Manter Funcionário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 Geral: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>Este caso uso tem por objetivo permitir consultar, incluir, alterar e excluir o registro de funcionários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(Dentista, Secretária)</w:t>
            </w: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 no sistema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Dent-Rio</w:t>
            </w: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. 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(es)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, Dentista, Sócio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Pré-requisito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 (ou pré-condições)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605CE1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05CE1">
              <w:rPr>
                <w:rFonts w:ascii="Arial" w:eastAsia="Times New Roman" w:hAnsi="Arial" w:cs="Arial"/>
                <w:color w:val="000000"/>
                <w:lang w:eastAsia="pt-BR"/>
              </w:rPr>
              <w:t>O ator deverá estar logado no sistema.</w:t>
            </w:r>
          </w:p>
          <w:p w:rsidR="009014DE" w:rsidRPr="00605CE1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Pós-Condições</w:t>
            </w:r>
          </w:p>
        </w:tc>
        <w:tc>
          <w:tcPr>
            <w:tcW w:w="7081" w:type="dxa"/>
            <w:shd w:val="clear" w:color="auto" w:fill="auto"/>
            <w:noWrap/>
            <w:vAlign w:val="bottom"/>
          </w:tcPr>
          <w:p w:rsidR="009014DE" w:rsidRPr="00605CE1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05CE1">
              <w:rPr>
                <w:rFonts w:ascii="Arial" w:eastAsia="Times New Roman" w:hAnsi="Arial" w:cs="Arial"/>
                <w:color w:val="000000"/>
                <w:lang w:eastAsia="pt-BR"/>
              </w:rPr>
              <w:t>Cadastro do Funcionário mantido no sistema. Visualização da listagem de Funcionários cadastrados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Requisitos Associados</w:t>
            </w:r>
          </w:p>
        </w:tc>
        <w:tc>
          <w:tcPr>
            <w:tcW w:w="7081" w:type="dxa"/>
            <w:shd w:val="clear" w:color="auto" w:fill="auto"/>
            <w:noWrap/>
            <w:vAlign w:val="bottom"/>
          </w:tcPr>
          <w:p w:rsidR="009014DE" w:rsidRPr="00605CE1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05CE1">
              <w:rPr>
                <w:rFonts w:ascii="Arial" w:eastAsia="Times New Roman" w:hAnsi="Arial" w:cs="Arial"/>
                <w:color w:val="000000"/>
                <w:lang w:eastAsia="pt-BR"/>
              </w:rPr>
              <w:t>Não se aplica.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caso de uso é iniciado quando o Ator acessa o sistema e solicita a inclusão de um novo registro, acessando a opção “Funcionário”, e selecionando “Cadastrar” no menu principal do sistema.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disponibiliza a tela de</w:t>
            </w: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 xml:space="preserve"> cadastro para a inclusão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621FD0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 xml:space="preserve">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Ator</w:t>
            </w: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 xml:space="preserve"> insere os dados do novo cliente (nome, endereço, telefone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fixo</w:t>
            </w: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 xml:space="preserve">,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celular, </w:t>
            </w: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 xml:space="preserve">RG, CPF, data de nascimento e estado </w:t>
            </w:r>
            <w:commentRangeStart w:id="333"/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>civil</w:t>
            </w:r>
            <w:commentRangeEnd w:id="333"/>
            <w:r>
              <w:rPr>
                <w:rStyle w:val="CommentReference"/>
              </w:rPr>
              <w:commentReference w:id="333"/>
            </w: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>);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solicita o salvamento do registro;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lastRenderedPageBreak/>
              <w:t>5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faz a validação dos dados, de acordo com a RN </w:t>
            </w:r>
            <w:commentRangeStart w:id="334"/>
            <w:r>
              <w:rPr>
                <w:rFonts w:ascii="Arial" w:eastAsia="Times New Roman" w:hAnsi="Arial" w:cs="Arial"/>
                <w:color w:val="000000"/>
                <w:lang w:eastAsia="pt-BR"/>
              </w:rPr>
              <w:t>XX</w:t>
            </w:r>
            <w:commentRangeEnd w:id="334"/>
            <w:r>
              <w:rPr>
                <w:rStyle w:val="CommentReference"/>
              </w:rPr>
              <w:commentReference w:id="334"/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 Se registro validado com sucesso, o registro é salvo no BD;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s</w:t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Alternativos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No passo 3, caso algum dos campos obrigatórios não seja preenchido, o sistema exibe uma mensagem indicando quais campos obrigatórios não foram preenchidos.</w:t>
            </w:r>
          </w:p>
        </w:tc>
      </w:tr>
    </w:tbl>
    <w:p w:rsidR="009014DE" w:rsidRDefault="009014DE" w:rsidP="009014DE"/>
    <w:p w:rsidR="009014DE" w:rsidRDefault="009014DE" w:rsidP="009014DE">
      <w:pPr>
        <w:pStyle w:val="Heading4"/>
      </w:pPr>
      <w:bookmarkStart w:id="335" w:name="_Toc398026535"/>
      <w:r>
        <w:t>UCS02 – Manter Procedimento</w:t>
      </w:r>
      <w:bookmarkEnd w:id="335"/>
    </w:p>
    <w:p w:rsidR="009014DE" w:rsidRDefault="009014DE" w:rsidP="009014DE"/>
    <w:tbl>
      <w:tblPr>
        <w:tblW w:w="89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03"/>
        <w:gridCol w:w="7081"/>
      </w:tblGrid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2</w:t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Manter Procedimento </w:t>
            </w:r>
            <w:commentRangeStart w:id="336"/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Tratamento</w:t>
            </w:r>
            <w:commentRangeEnd w:id="336"/>
            <w:r w:rsidR="009014DE">
              <w:rPr>
                <w:rStyle w:val="CommentReference"/>
              </w:rPr>
              <w:commentReference w:id="336"/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 Geral: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consultar, incluir, alterar e excluir o registro de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tratamentos </w:t>
            </w: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>no sistema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Dent-Rio</w:t>
            </w: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. 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(es)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, Dentista, Sócio.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Pré-requisito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 (ou pré-condições)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014DE">
              <w:rPr>
                <w:rFonts w:ascii="Arial" w:eastAsia="Times New Roman" w:hAnsi="Arial" w:cs="Arial"/>
                <w:color w:val="000000"/>
                <w:lang w:eastAsia="pt-BR"/>
              </w:rPr>
              <w:t>O ator deverá estar logado no sistema.</w:t>
            </w:r>
          </w:p>
          <w:p w:rsidR="009014DE" w:rsidRP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Pós-Condições</w:t>
            </w:r>
          </w:p>
        </w:tc>
        <w:tc>
          <w:tcPr>
            <w:tcW w:w="7081" w:type="dxa"/>
            <w:shd w:val="clear" w:color="auto" w:fill="auto"/>
            <w:noWrap/>
            <w:vAlign w:val="bottom"/>
          </w:tcPr>
          <w:p w:rsidR="009014DE" w:rsidRP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014DE">
              <w:rPr>
                <w:rFonts w:ascii="Arial" w:eastAsia="Times New Roman" w:hAnsi="Arial" w:cs="Arial"/>
                <w:color w:val="000000"/>
                <w:lang w:eastAsia="pt-BR"/>
              </w:rPr>
              <w:t>Cadastro do tratamento mantido no sistema. Visualização da listagem de tratamentos para o determinado paciente.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Requisitos Associados</w:t>
            </w:r>
          </w:p>
        </w:tc>
        <w:tc>
          <w:tcPr>
            <w:tcW w:w="7081" w:type="dxa"/>
            <w:shd w:val="clear" w:color="auto" w:fill="auto"/>
            <w:noWrap/>
            <w:vAlign w:val="bottom"/>
          </w:tcPr>
          <w:p w:rsidR="009014DE" w:rsidRP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014DE">
              <w:rPr>
                <w:rFonts w:ascii="Arial" w:eastAsia="Times New Roman" w:hAnsi="Arial" w:cs="Arial"/>
                <w:color w:val="000000"/>
                <w:lang w:eastAsia="pt-BR"/>
              </w:rPr>
              <w:t>Não se aplica.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A42D8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caso de uso é iniciado no SUCXX Consultar Ficha. Blah blah.......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>O sistema disponibiliza o cadastro para a inclusão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621FD0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 xml:space="preserve">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Ator</w:t>
            </w: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 xml:space="preserve"> insere os dados do novo cliente (nome, endereço, telefone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fixo</w:t>
            </w: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 xml:space="preserve">,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celular, </w:t>
            </w: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>RG, CPF, data de nascimento e estado civil);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solicita o salvamento do registro;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faz a validação dos dados, de acordo com a RN XX. Se registro validado com sucesso, o registro é salvo no BD;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s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Alternativos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No passo 3, caso algum dos campos obrigatórios não seja preenchido, o sistema exibe uma mensagem indicando quais campos obrigatórios não foram preenchidos.</w:t>
            </w:r>
          </w:p>
        </w:tc>
      </w:tr>
    </w:tbl>
    <w:p w:rsidR="009014DE" w:rsidRDefault="009014DE" w:rsidP="009014DE"/>
    <w:p w:rsidR="009014DE" w:rsidRDefault="009014DE" w:rsidP="009014DE">
      <w:pPr>
        <w:pStyle w:val="Heading4"/>
      </w:pPr>
      <w:bookmarkStart w:id="337" w:name="_Toc398026536"/>
      <w:r>
        <w:t>UCS03 – Manter Unidade</w:t>
      </w:r>
      <w:bookmarkEnd w:id="337"/>
    </w:p>
    <w:p w:rsidR="009014DE" w:rsidRDefault="009014DE" w:rsidP="009014DE"/>
    <w:tbl>
      <w:tblPr>
        <w:tblW w:w="89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1858"/>
        <w:gridCol w:w="7081"/>
      </w:tblGrid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2"/>
            <w:shd w:val="clear" w:color="000000" w:fill="0070C0"/>
            <w:noWrap/>
            <w:vAlign w:val="bottom"/>
            <w:hideMark/>
          </w:tcPr>
          <w:p w:rsidR="009014DE" w:rsidRPr="00F205F5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3</w:t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Manter Unidade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 Geral: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consultar, incluir, alterar e excluir o registro de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unidades </w:t>
            </w: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>no sistema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Dent-Rio</w:t>
            </w: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. 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(es)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, Dentista, Sócio.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Pré-requisito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 (ou pré-condições)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740A9F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40A9F">
              <w:rPr>
                <w:rFonts w:ascii="Arial" w:eastAsia="Times New Roman" w:hAnsi="Arial" w:cs="Arial"/>
                <w:color w:val="000000"/>
                <w:lang w:eastAsia="pt-BR"/>
              </w:rPr>
              <w:t>O ator deverá estar logado no sistema.</w:t>
            </w:r>
          </w:p>
          <w:p w:rsidR="009014DE" w:rsidRPr="00740A9F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Pós-Condições</w:t>
            </w:r>
          </w:p>
        </w:tc>
        <w:tc>
          <w:tcPr>
            <w:tcW w:w="7081" w:type="dxa"/>
            <w:shd w:val="clear" w:color="auto" w:fill="auto"/>
            <w:noWrap/>
            <w:vAlign w:val="bottom"/>
          </w:tcPr>
          <w:p w:rsidR="009014DE" w:rsidRPr="00740A9F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40A9F">
              <w:rPr>
                <w:rFonts w:ascii="Arial" w:eastAsia="Times New Roman" w:hAnsi="Arial" w:cs="Arial"/>
                <w:color w:val="000000"/>
                <w:lang w:eastAsia="pt-BR"/>
              </w:rPr>
              <w:t>Cadastro da unidade mantido no sistema. Visualização da listagem das unidades cadastradas no sistema.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Requisitos Associados</w:t>
            </w:r>
          </w:p>
        </w:tc>
        <w:tc>
          <w:tcPr>
            <w:tcW w:w="7081" w:type="dxa"/>
            <w:shd w:val="clear" w:color="auto" w:fill="auto"/>
            <w:noWrap/>
            <w:vAlign w:val="bottom"/>
          </w:tcPr>
          <w:p w:rsidR="009014DE" w:rsidRPr="00740A9F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40A9F">
              <w:rPr>
                <w:rFonts w:ascii="Arial" w:eastAsia="Times New Roman" w:hAnsi="Arial" w:cs="Arial"/>
                <w:color w:val="000000"/>
                <w:lang w:eastAsia="pt-BR"/>
              </w:rPr>
              <w:t>Não se aplica.</w:t>
            </w:r>
          </w:p>
        </w:tc>
      </w:tr>
    </w:tbl>
    <w:p w:rsidR="0047022E" w:rsidRDefault="0047022E">
      <w:r>
        <w:br w:type="page"/>
      </w:r>
    </w:p>
    <w:tbl>
      <w:tblPr>
        <w:tblW w:w="89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8484"/>
      </w:tblGrid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2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Fluxo Típico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caso de uso é iniciado quando o Ator acessa o sistema e solicita a inclusão de um novo registro, acessando a opção “Unidade”, e selecionando “Cadastrar” no menu principal do sistema.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disponibiliza a tela de </w:t>
            </w: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>cadastro para a inclusão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shd w:val="clear" w:color="auto" w:fill="auto"/>
            <w:noWrap/>
            <w:vAlign w:val="bottom"/>
          </w:tcPr>
          <w:p w:rsidR="009014DE" w:rsidRPr="00621FD0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 xml:space="preserve">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Ator insere os dados da nova</w:t>
            </w: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unidade</w:t>
            </w: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 xml:space="preserve"> (</w:t>
            </w:r>
            <w:commentRangeStart w:id="338"/>
            <w:r>
              <w:rPr>
                <w:rFonts w:ascii="Arial" w:eastAsia="Times New Roman" w:hAnsi="Arial" w:cs="Arial"/>
                <w:color w:val="000000"/>
                <w:lang w:eastAsia="pt-BR"/>
              </w:rPr>
              <w:t>XXX</w:t>
            </w:r>
            <w:commentRangeEnd w:id="338"/>
            <w:r>
              <w:rPr>
                <w:rStyle w:val="CommentReference"/>
              </w:rPr>
              <w:commentReference w:id="338"/>
            </w: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>);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solicita o salvamento do registro;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faz a validação dos dados, de acordo com a RN </w:t>
            </w:r>
            <w:commentRangeStart w:id="339"/>
            <w:r>
              <w:rPr>
                <w:rFonts w:ascii="Arial" w:eastAsia="Times New Roman" w:hAnsi="Arial" w:cs="Arial"/>
                <w:color w:val="000000"/>
                <w:lang w:eastAsia="pt-BR"/>
              </w:rPr>
              <w:t>XX</w:t>
            </w:r>
            <w:commentRangeEnd w:id="339"/>
            <w:r>
              <w:rPr>
                <w:rStyle w:val="CommentReference"/>
              </w:rPr>
              <w:commentReference w:id="339"/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 Se registro validado com sucesso, o registro é salvo no BD;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2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s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Alternativos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No passo 3, caso algum dos campos obrigatórios não seja preenchido, o sistema exibe uma mensagem indicando quais campos obrigatórios não foram preenchidos.</w:t>
            </w:r>
          </w:p>
        </w:tc>
      </w:tr>
    </w:tbl>
    <w:p w:rsidR="00A42D8E" w:rsidRDefault="00A42D8E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9014DE" w:rsidRDefault="009014DE" w:rsidP="009014DE">
      <w:pPr>
        <w:pStyle w:val="Heading4"/>
      </w:pPr>
      <w:bookmarkStart w:id="340" w:name="_Toc398026537"/>
      <w:r>
        <w:t>UCS04 – Abrir Ficha</w:t>
      </w:r>
      <w:bookmarkEnd w:id="340"/>
    </w:p>
    <w:p w:rsidR="009014DE" w:rsidRPr="009014DE" w:rsidRDefault="009014DE" w:rsidP="009014DE"/>
    <w:tbl>
      <w:tblPr>
        <w:tblW w:w="89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03"/>
        <w:gridCol w:w="7081"/>
      </w:tblGrid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04</w:t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Abrir Ficha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 Geral: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cadastrar um novo </w:t>
            </w: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registro de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ficha </w:t>
            </w: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>no sistema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Dent-Rio</w:t>
            </w: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. 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(es)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, Dentista, Sócio.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Pré-requisito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 (ou pré-condições)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740A9F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40A9F">
              <w:rPr>
                <w:rFonts w:ascii="Arial" w:eastAsia="Times New Roman" w:hAnsi="Arial" w:cs="Arial"/>
                <w:color w:val="000000"/>
                <w:lang w:eastAsia="pt-BR"/>
              </w:rPr>
              <w:t>O ator deverá estar logado no sistema.</w:t>
            </w:r>
          </w:p>
          <w:p w:rsidR="009014DE" w:rsidRPr="00740A9F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Pós-Condições</w:t>
            </w:r>
          </w:p>
        </w:tc>
        <w:tc>
          <w:tcPr>
            <w:tcW w:w="7081" w:type="dxa"/>
            <w:shd w:val="clear" w:color="auto" w:fill="auto"/>
            <w:noWrap/>
            <w:vAlign w:val="bottom"/>
          </w:tcPr>
          <w:p w:rsidR="009014DE" w:rsidRPr="00740A9F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40A9F">
              <w:rPr>
                <w:rFonts w:ascii="Arial" w:eastAsia="Times New Roman" w:hAnsi="Arial" w:cs="Arial"/>
                <w:color w:val="000000"/>
                <w:lang w:eastAsia="pt-BR"/>
              </w:rPr>
              <w:t>Cadastro da ficha mantido no sistema. Visualização da ficha criada.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Requisitos Associados</w:t>
            </w:r>
          </w:p>
        </w:tc>
        <w:tc>
          <w:tcPr>
            <w:tcW w:w="7081" w:type="dxa"/>
            <w:shd w:val="clear" w:color="auto" w:fill="auto"/>
            <w:noWrap/>
            <w:vAlign w:val="bottom"/>
          </w:tcPr>
          <w:p w:rsidR="009014DE" w:rsidRPr="00740A9F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40A9F">
              <w:rPr>
                <w:rFonts w:ascii="Arial" w:eastAsia="Times New Roman" w:hAnsi="Arial" w:cs="Arial"/>
                <w:color w:val="000000"/>
                <w:lang w:eastAsia="pt-BR"/>
              </w:rPr>
              <w:t xml:space="preserve">Cadastrar o Paciente SUC </w:t>
            </w:r>
            <w:commentRangeStart w:id="341"/>
            <w:r w:rsidRPr="00740A9F">
              <w:rPr>
                <w:rFonts w:ascii="Arial" w:eastAsia="Times New Roman" w:hAnsi="Arial" w:cs="Arial"/>
                <w:color w:val="000000"/>
                <w:lang w:eastAsia="pt-BR"/>
              </w:rPr>
              <w:t>XX</w:t>
            </w:r>
            <w:commentRangeEnd w:id="341"/>
            <w:r w:rsidRPr="00740A9F">
              <w:rPr>
                <w:rStyle w:val="CommentReference"/>
                <w:rFonts w:ascii="Arial" w:hAnsi="Arial" w:cs="Arial"/>
                <w:sz w:val="22"/>
                <w:szCs w:val="22"/>
              </w:rPr>
              <w:commentReference w:id="341"/>
            </w:r>
            <w:r w:rsidRPr="00740A9F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caso de uso é iniciado quando o Ator acessa o sistema e solicita a inclusão de um novo registro, acessando a opção “Ficha”, e selecionando “Cadastrar” no menu principal do sistema.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disponibiliza a tela de </w:t>
            </w: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>cadastro para a inclusão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621FD0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 xml:space="preserve">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Ator insere os dados da ficha</w:t>
            </w: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 xml:space="preserve"> (</w:t>
            </w:r>
            <w:commentRangeStart w:id="342"/>
            <w:r>
              <w:rPr>
                <w:rFonts w:ascii="Arial" w:eastAsia="Times New Roman" w:hAnsi="Arial" w:cs="Arial"/>
                <w:color w:val="000000"/>
                <w:lang w:eastAsia="pt-BR"/>
              </w:rPr>
              <w:t>XXX</w:t>
            </w:r>
            <w:commentRangeEnd w:id="342"/>
            <w:r>
              <w:rPr>
                <w:rStyle w:val="CommentReference"/>
              </w:rPr>
              <w:commentReference w:id="342"/>
            </w: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>);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solicita o salvamento do registro;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faz a validação dos dados, de acordo com a RN </w:t>
            </w:r>
            <w:commentRangeStart w:id="343"/>
            <w:r>
              <w:rPr>
                <w:rFonts w:ascii="Arial" w:eastAsia="Times New Roman" w:hAnsi="Arial" w:cs="Arial"/>
                <w:color w:val="000000"/>
                <w:lang w:eastAsia="pt-BR"/>
              </w:rPr>
              <w:t>XX</w:t>
            </w:r>
            <w:commentRangeEnd w:id="343"/>
            <w:r>
              <w:rPr>
                <w:rStyle w:val="CommentReference"/>
              </w:rPr>
              <w:commentReference w:id="343"/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 Se registro validado com sucesso, o registro é salvo no BD;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s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Alternativos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No passo 3, caso algum dos campos obrigatórios não seja preenchido, o sistema exibe uma mensagem indicando quais campos obrigatórios não foram preenchidos.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Caso o </w:t>
            </w:r>
            <w:commentRangeStart w:id="344"/>
            <w:r>
              <w:rPr>
                <w:rFonts w:ascii="Arial" w:eastAsia="Times New Roman" w:hAnsi="Arial" w:cs="Arial"/>
                <w:color w:val="000000"/>
                <w:lang w:eastAsia="pt-BR"/>
              </w:rPr>
              <w:t>CPF</w:t>
            </w:r>
            <w:commentRangeEnd w:id="344"/>
            <w:r>
              <w:rPr>
                <w:rStyle w:val="CommentReference"/>
              </w:rPr>
              <w:commentReference w:id="344"/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informado no cadastro já exista no banco de dados, o sistema impede o cadastro e exibe uma mensagem informando que a ficha já existe</w:t>
            </w:r>
          </w:p>
        </w:tc>
      </w:tr>
    </w:tbl>
    <w:p w:rsidR="009014DE" w:rsidRDefault="009014DE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47022E" w:rsidRDefault="0047022E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9014DE" w:rsidRDefault="009014DE" w:rsidP="009014DE">
      <w:pPr>
        <w:pStyle w:val="Heading4"/>
      </w:pPr>
      <w:bookmarkStart w:id="345" w:name="_Toc398026538"/>
      <w:r>
        <w:lastRenderedPageBreak/>
        <w:t>UCS05 – Registrar Paciente</w:t>
      </w:r>
      <w:bookmarkEnd w:id="345"/>
    </w:p>
    <w:p w:rsidR="009014DE" w:rsidRDefault="009014DE" w:rsidP="009014DE"/>
    <w:tbl>
      <w:tblPr>
        <w:tblW w:w="89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03"/>
        <w:gridCol w:w="7081"/>
      </w:tblGrid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5 </w:t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Registrar Paciente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 Geral: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41232C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Este caso uso tem por objetivo permitir o registro dos dados do paciente na ficha. 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(es)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41232C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Secretária.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Pré-requisito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 (ou pré-condições)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41232C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Possuir uma ficha aberta.</w:t>
            </w:r>
          </w:p>
          <w:p w:rsidR="009014DE" w:rsidRPr="0041232C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Pós-Condições</w:t>
            </w:r>
          </w:p>
        </w:tc>
        <w:tc>
          <w:tcPr>
            <w:tcW w:w="7081" w:type="dxa"/>
            <w:shd w:val="clear" w:color="auto" w:fill="auto"/>
            <w:noWrap/>
            <w:vAlign w:val="bottom"/>
          </w:tcPr>
          <w:p w:rsidR="009014DE" w:rsidRPr="0041232C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Paciente com seus dados registrados na ficha.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Requisitos Associados</w:t>
            </w:r>
          </w:p>
        </w:tc>
        <w:tc>
          <w:tcPr>
            <w:tcW w:w="7081" w:type="dxa"/>
            <w:shd w:val="clear" w:color="auto" w:fill="auto"/>
            <w:noWrap/>
            <w:vAlign w:val="bottom"/>
          </w:tcPr>
          <w:p w:rsidR="009014DE" w:rsidRPr="0041232C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O caso de uso é iniciado ao final do C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DU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04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(Abrir Ficha)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preenche os dados do paciente na ficha aberta;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em salvar;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621FD0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valida os dados;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“Usuário cadastrado com sucesso.”;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s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Alternativos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N/A</w:t>
            </w:r>
          </w:p>
        </w:tc>
      </w:tr>
    </w:tbl>
    <w:p w:rsidR="009014DE" w:rsidRDefault="009014DE" w:rsidP="009014DE">
      <w:pPr>
        <w:rPr>
          <w:rFonts w:ascii="Arial" w:eastAsia="Times New Roman" w:hAnsi="Arial" w:cs="Arial"/>
          <w:b/>
          <w:bCs/>
          <w:color w:val="FFFFFF"/>
          <w:lang w:eastAsia="pt-BR"/>
        </w:rPr>
      </w:pPr>
    </w:p>
    <w:p w:rsidR="009014DE" w:rsidRPr="009014DE" w:rsidRDefault="009014DE" w:rsidP="009014DE">
      <w:pPr>
        <w:pStyle w:val="Heading4"/>
        <w:rPr>
          <w:rFonts w:eastAsia="Times New Roman"/>
          <w:lang w:eastAsia="pt-BR"/>
        </w:rPr>
      </w:pPr>
      <w:bookmarkStart w:id="346" w:name="_Toc398026539"/>
      <w:r w:rsidRPr="009014DE">
        <w:rPr>
          <w:rFonts w:eastAsia="Times New Roman"/>
          <w:lang w:eastAsia="pt-BR"/>
        </w:rPr>
        <w:t>UCS06 – Consultar Ficha</w:t>
      </w:r>
      <w:bookmarkEnd w:id="346"/>
    </w:p>
    <w:p w:rsidR="009014DE" w:rsidRDefault="009014DE" w:rsidP="009014DE"/>
    <w:tbl>
      <w:tblPr>
        <w:tblW w:w="89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03"/>
        <w:gridCol w:w="7081"/>
      </w:tblGrid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6</w:t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Consultar Ficha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 Geral: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consultar uma ficha cadastrada </w:t>
            </w: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>no sistema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Dent-Rio</w:t>
            </w: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. 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(es)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, Dentista, Sócio.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Pré-requisito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 (ou pré-condições)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014DE">
              <w:rPr>
                <w:rFonts w:ascii="Arial" w:eastAsia="Times New Roman" w:hAnsi="Arial" w:cs="Arial"/>
                <w:color w:val="000000"/>
                <w:lang w:eastAsia="pt-BR"/>
              </w:rPr>
              <w:t>O ator deverá estar logado no sistema.</w:t>
            </w:r>
          </w:p>
          <w:p w:rsidR="009014DE" w:rsidRP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Pós-Condições</w:t>
            </w:r>
          </w:p>
        </w:tc>
        <w:tc>
          <w:tcPr>
            <w:tcW w:w="7081" w:type="dxa"/>
            <w:shd w:val="clear" w:color="auto" w:fill="auto"/>
            <w:noWrap/>
            <w:vAlign w:val="bottom"/>
          </w:tcPr>
          <w:p w:rsidR="009014DE" w:rsidRP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014DE">
              <w:rPr>
                <w:rFonts w:ascii="Arial" w:eastAsia="Times New Roman" w:hAnsi="Arial" w:cs="Arial"/>
                <w:color w:val="000000"/>
                <w:lang w:eastAsia="pt-BR"/>
              </w:rPr>
              <w:t>Visualização da ficha consultada.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Requisitos Associados</w:t>
            </w:r>
          </w:p>
        </w:tc>
        <w:tc>
          <w:tcPr>
            <w:tcW w:w="7081" w:type="dxa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 caso de uso é iniciado quando o Ator acessa o sistema e solicita a inclusão de um novo registro, acessando a opção “Ficha”, e selecionando “Listar </w:t>
            </w:r>
            <w:commentRangeStart w:id="347"/>
            <w:r>
              <w:rPr>
                <w:rFonts w:ascii="Arial" w:eastAsia="Times New Roman" w:hAnsi="Arial" w:cs="Arial"/>
                <w:color w:val="000000"/>
                <w:lang w:eastAsia="pt-BR"/>
              </w:rPr>
              <w:t>Ficha</w:t>
            </w:r>
            <w:commentRangeEnd w:id="347"/>
            <w:r>
              <w:rPr>
                <w:rStyle w:val="CommentReference"/>
              </w:rPr>
              <w:commentReference w:id="347"/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s” no menu principal do sistema.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disponibiliza a tela de listagem de fichas na tela;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621FD0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 xml:space="preserve">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Ator faz a busca de uma ficha por um ou dos campos (ou mais</w:t>
            </w: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de um)</w:t>
            </w: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>(</w:t>
            </w:r>
            <w:commentRangeStart w:id="348"/>
            <w:r>
              <w:rPr>
                <w:rFonts w:ascii="Arial" w:eastAsia="Times New Roman" w:hAnsi="Arial" w:cs="Arial"/>
                <w:color w:val="000000"/>
                <w:lang w:eastAsia="pt-BR"/>
              </w:rPr>
              <w:t>XXX</w:t>
            </w:r>
            <w:commentRangeEnd w:id="348"/>
            <w:r>
              <w:rPr>
                <w:rStyle w:val="CommentReference"/>
              </w:rPr>
              <w:commentReference w:id="348"/>
            </w: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>);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o resultado da busca na listagem;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na ficha consultada;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Sistema exibe a tela com as informações da </w:t>
            </w:r>
            <w:commentRangeStart w:id="349"/>
            <w:r>
              <w:rPr>
                <w:rFonts w:ascii="Arial" w:eastAsia="Times New Roman" w:hAnsi="Arial" w:cs="Arial"/>
                <w:color w:val="000000"/>
                <w:lang w:eastAsia="pt-BR"/>
              </w:rPr>
              <w:t>ficha</w:t>
            </w:r>
            <w:commentRangeEnd w:id="349"/>
            <w:r>
              <w:rPr>
                <w:rStyle w:val="CommentReference"/>
              </w:rPr>
              <w:commentReference w:id="349"/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</w:t>
            </w:r>
          </w:p>
        </w:tc>
      </w:tr>
    </w:tbl>
    <w:p w:rsidR="0047022E" w:rsidRDefault="0047022E">
      <w:r>
        <w:br w:type="page"/>
      </w:r>
    </w:p>
    <w:tbl>
      <w:tblPr>
        <w:tblW w:w="89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8484"/>
      </w:tblGrid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2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Fluxo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s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Alternativos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No passo 3, caso os dados informados na pesquisa não retornarem nenhum registro, o sistema exibirá uma mensagem de que nenhum registro foi encontrado com os dados informados na pesquisa.</w:t>
            </w:r>
          </w:p>
        </w:tc>
      </w:tr>
    </w:tbl>
    <w:p w:rsidR="009014DE" w:rsidRDefault="009014DE" w:rsidP="009014DE"/>
    <w:p w:rsidR="009014DE" w:rsidRDefault="009014DE" w:rsidP="009014DE">
      <w:pPr>
        <w:pStyle w:val="Heading4"/>
      </w:pPr>
      <w:bookmarkStart w:id="350" w:name="_Toc398026540"/>
      <w:r>
        <w:t>UCS07 – Agendar Consulta</w:t>
      </w:r>
      <w:bookmarkEnd w:id="350"/>
    </w:p>
    <w:p w:rsidR="009014DE" w:rsidRDefault="009014DE" w:rsidP="009014DE"/>
    <w:tbl>
      <w:tblPr>
        <w:tblW w:w="89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03"/>
        <w:gridCol w:w="7081"/>
      </w:tblGrid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47022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7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Agendar </w:t>
            </w:r>
            <w:commentRangeStart w:id="351"/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Consulta</w:t>
            </w:r>
            <w:commentRangeEnd w:id="351"/>
            <w:r>
              <w:rPr>
                <w:rStyle w:val="CommentReference"/>
              </w:rPr>
              <w:commentReference w:id="351"/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 Geral: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agendar uma consulta </w:t>
            </w: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>no sistema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Dent-Rio</w:t>
            </w: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. 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(es)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, Dentista, Sócio.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Pré-requisito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 (ou pré-condições)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A42D8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42D8E">
              <w:rPr>
                <w:rFonts w:ascii="Arial" w:eastAsia="Times New Roman" w:hAnsi="Arial" w:cs="Arial"/>
                <w:color w:val="000000"/>
                <w:lang w:eastAsia="pt-BR"/>
              </w:rPr>
              <w:t>O ator deverá estar logado no sistema.</w:t>
            </w:r>
          </w:p>
          <w:p w:rsidR="009014DE" w:rsidRPr="00A42D8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Pós-Condições</w:t>
            </w:r>
          </w:p>
        </w:tc>
        <w:tc>
          <w:tcPr>
            <w:tcW w:w="7081" w:type="dxa"/>
            <w:shd w:val="clear" w:color="auto" w:fill="auto"/>
            <w:noWrap/>
            <w:vAlign w:val="bottom"/>
          </w:tcPr>
          <w:p w:rsidR="009014DE" w:rsidRPr="00A42D8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42D8E">
              <w:rPr>
                <w:rFonts w:ascii="Arial" w:eastAsia="Times New Roman" w:hAnsi="Arial" w:cs="Arial"/>
                <w:color w:val="000000"/>
                <w:lang w:eastAsia="pt-BR"/>
              </w:rPr>
              <w:t xml:space="preserve">Agendamento de consulta mantido no sistema. Visualização da tela de informações da consulta registrada no </w:t>
            </w:r>
            <w:commentRangeStart w:id="352"/>
            <w:r w:rsidRPr="00A42D8E">
              <w:rPr>
                <w:rFonts w:ascii="Arial" w:eastAsia="Times New Roman" w:hAnsi="Arial" w:cs="Arial"/>
                <w:color w:val="000000"/>
                <w:lang w:eastAsia="pt-BR"/>
              </w:rPr>
              <w:t>sistema</w:t>
            </w:r>
            <w:commentRangeEnd w:id="352"/>
            <w:r w:rsidRPr="00A42D8E">
              <w:rPr>
                <w:rStyle w:val="CommentReference"/>
                <w:rFonts w:ascii="Arial" w:hAnsi="Arial" w:cs="Arial"/>
              </w:rPr>
              <w:commentReference w:id="352"/>
            </w:r>
            <w:r w:rsidRPr="00A42D8E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Requisitos Associados</w:t>
            </w:r>
          </w:p>
        </w:tc>
        <w:tc>
          <w:tcPr>
            <w:tcW w:w="7081" w:type="dxa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A42D8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 caso de uso é iniciado no caso de uso </w:t>
            </w:r>
            <w:commentRangeStart w:id="353"/>
            <w:r>
              <w:rPr>
                <w:rFonts w:ascii="Arial" w:eastAsia="Times New Roman" w:hAnsi="Arial" w:cs="Arial"/>
                <w:color w:val="000000"/>
                <w:lang w:eastAsia="pt-BR"/>
              </w:rPr>
              <w:t>CDU06</w:t>
            </w:r>
            <w:commentRangeEnd w:id="353"/>
            <w:r>
              <w:rPr>
                <w:rStyle w:val="CommentReference"/>
              </w:rPr>
              <w:commentReference w:id="353"/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e ao final da execução do mesmo, haverá uma opção para agendamento de </w:t>
            </w:r>
            <w:commentRangeStart w:id="354"/>
            <w:r>
              <w:rPr>
                <w:rFonts w:ascii="Arial" w:eastAsia="Times New Roman" w:hAnsi="Arial" w:cs="Arial"/>
                <w:color w:val="000000"/>
                <w:lang w:eastAsia="pt-BR"/>
              </w:rPr>
              <w:t>consulta</w:t>
            </w:r>
            <w:commentRangeEnd w:id="354"/>
            <w:r>
              <w:rPr>
                <w:rStyle w:val="CommentReference"/>
              </w:rPr>
              <w:commentReference w:id="354"/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disponibiliza a tela de </w:t>
            </w:r>
            <w:r w:rsidRPr="00621FD0">
              <w:rPr>
                <w:rFonts w:ascii="Arial" w:eastAsia="Times New Roman" w:hAnsi="Arial" w:cs="Arial"/>
                <w:color w:val="000000"/>
                <w:lang w:eastAsia="pt-BR"/>
              </w:rPr>
              <w:t>cadastro para a inclusão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621FD0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s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Alternativos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</w:tbl>
    <w:p w:rsidR="009014DE" w:rsidRDefault="009014DE" w:rsidP="009014DE"/>
    <w:p w:rsidR="00605CE1" w:rsidRDefault="00605CE1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605CE1" w:rsidRDefault="00605CE1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9014DE" w:rsidRDefault="009014DE" w:rsidP="009014DE">
      <w:pPr>
        <w:pStyle w:val="Heading4"/>
      </w:pPr>
      <w:bookmarkStart w:id="355" w:name="_Toc398026541"/>
      <w:r>
        <w:lastRenderedPageBreak/>
        <w:t>UCS08 – Realizar Orçamento</w:t>
      </w:r>
      <w:bookmarkEnd w:id="355"/>
    </w:p>
    <w:p w:rsidR="009014DE" w:rsidRDefault="009014DE" w:rsidP="009014DE"/>
    <w:tbl>
      <w:tblPr>
        <w:tblW w:w="89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03"/>
        <w:gridCol w:w="7081"/>
      </w:tblGrid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8 </w:t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Realizar Orçamento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 Geral: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41232C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 realização do orçamento do tratamento.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(es)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41232C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Secretária.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Pré-requisito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 (ou pré-condições)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7081" w:type="dxa"/>
            <w:shd w:val="clear" w:color="auto" w:fill="auto"/>
            <w:noWrap/>
            <w:vAlign w:val="bottom"/>
            <w:hideMark/>
          </w:tcPr>
          <w:p w:rsidR="009014DE" w:rsidRPr="0041232C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Possuir uma ficha aberta com paciente registrado.</w:t>
            </w:r>
          </w:p>
          <w:p w:rsidR="009014DE" w:rsidRPr="0041232C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Pós-Condições</w:t>
            </w:r>
          </w:p>
        </w:tc>
        <w:tc>
          <w:tcPr>
            <w:tcW w:w="7081" w:type="dxa"/>
            <w:shd w:val="clear" w:color="auto" w:fill="auto"/>
            <w:noWrap/>
            <w:vAlign w:val="bottom"/>
          </w:tcPr>
          <w:p w:rsidR="009014DE" w:rsidRPr="0041232C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Orçamento disponível na ficha do paciente.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1858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Requisitos Associados</w:t>
            </w:r>
          </w:p>
        </w:tc>
        <w:tc>
          <w:tcPr>
            <w:tcW w:w="7081" w:type="dxa"/>
            <w:shd w:val="clear" w:color="auto" w:fill="auto"/>
            <w:noWrap/>
            <w:vAlign w:val="bottom"/>
          </w:tcPr>
          <w:p w:rsidR="009014DE" w:rsidRPr="0041232C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O caso de uso é iniciado ao final do C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DU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6 (Consultar Ficha)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insere na ficha o nome de cada procedimento juntamente com o seu valor;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calcula o valor total do tratamento somando todos os procedimentos;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621FD0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o valor total do tratamento;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em salvar;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“Orçamento registrado com sucesso.”;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8939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s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Alternativos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455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N/A</w:t>
            </w:r>
          </w:p>
        </w:tc>
      </w:tr>
    </w:tbl>
    <w:p w:rsidR="00A42D8E" w:rsidRDefault="00A42D8E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9014DE" w:rsidRDefault="009014DE" w:rsidP="009014DE">
      <w:pPr>
        <w:pStyle w:val="Heading4"/>
      </w:pPr>
      <w:bookmarkStart w:id="356" w:name="_Toc398026542"/>
      <w:r>
        <w:t>UCS09 – Cancelar Consulta</w:t>
      </w:r>
      <w:bookmarkEnd w:id="356"/>
    </w:p>
    <w:p w:rsidR="009014DE" w:rsidRDefault="009014DE" w:rsidP="009014DE"/>
    <w:tbl>
      <w:tblPr>
        <w:tblW w:w="91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781"/>
        <w:gridCol w:w="1388"/>
        <w:gridCol w:w="6997"/>
      </w:tblGrid>
      <w:tr w:rsidR="009014DE" w:rsidRPr="00F205F5" w:rsidTr="0047022E">
        <w:trPr>
          <w:trHeight w:val="300"/>
          <w:jc w:val="center"/>
        </w:trPr>
        <w:tc>
          <w:tcPr>
            <w:tcW w:w="9166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09 </w:t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Cancelar Consulta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 Geral:</w:t>
            </w:r>
          </w:p>
        </w:tc>
        <w:tc>
          <w:tcPr>
            <w:tcW w:w="6997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cancelar uma consulta agendada.</w:t>
            </w: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(es)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6997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Pré-requisito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 (ou pré-condições)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6997" w:type="dxa"/>
            <w:shd w:val="clear" w:color="auto" w:fill="auto"/>
            <w:noWrap/>
            <w:vAlign w:val="bottom"/>
            <w:hideMark/>
          </w:tcPr>
          <w:p w:rsidR="009014DE" w:rsidRPr="0072156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Deverá existir uma consulta agendada no sistema para o paciente.</w:t>
            </w:r>
          </w:p>
          <w:p w:rsidR="009014DE" w:rsidRPr="0072156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Pós-Condições</w:t>
            </w:r>
          </w:p>
        </w:tc>
        <w:tc>
          <w:tcPr>
            <w:tcW w:w="6997" w:type="dxa"/>
            <w:shd w:val="clear" w:color="auto" w:fill="auto"/>
            <w:noWrap/>
            <w:vAlign w:val="bottom"/>
          </w:tcPr>
          <w:p w:rsidR="009014DE" w:rsidRPr="0072156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Consulta do paciente cancelada.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Requisitos Associados</w:t>
            </w:r>
          </w:p>
        </w:tc>
        <w:tc>
          <w:tcPr>
            <w:tcW w:w="6997" w:type="dxa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O caso de uso é iniciado ao final do C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DU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6 (Consultar Ficha)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9166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seleciona na ficha do paciente a consulta que deseja excluir;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em excluir;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621FD0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“Deseja realmente excluir esta consulta?”;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 ator confirma a exclusão; </w:t>
            </w:r>
            <w:r w:rsidRPr="00F66CE3">
              <w:rPr>
                <w:rFonts w:ascii="Arial" w:eastAsia="Times New Roman" w:hAnsi="Arial" w:cs="Arial"/>
                <w:b/>
                <w:color w:val="000000"/>
                <w:lang w:eastAsia="pt-BR"/>
              </w:rPr>
              <w:t>[</w:t>
            </w:r>
            <w:r>
              <w:rPr>
                <w:rFonts w:ascii="Arial" w:eastAsia="Times New Roman" w:hAnsi="Arial" w:cs="Arial"/>
                <w:b/>
                <w:color w:val="000000"/>
                <w:lang w:eastAsia="pt-BR"/>
              </w:rPr>
              <w:t>FA0</w:t>
            </w:r>
            <w:r w:rsidRPr="00F66CE3">
              <w:rPr>
                <w:rFonts w:ascii="Arial" w:eastAsia="Times New Roman" w:hAnsi="Arial" w:cs="Arial"/>
                <w:b/>
                <w:color w:val="000000"/>
                <w:lang w:eastAsia="pt-BR"/>
              </w:rPr>
              <w:t>1]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“Consulta cancelada com sucesso.”;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9166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s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Alternativos</w:t>
            </w:r>
          </w:p>
        </w:tc>
      </w:tr>
      <w:tr w:rsidR="009014DE" w:rsidRPr="00F205F5" w:rsidTr="0047022E">
        <w:trPr>
          <w:trHeight w:val="258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759ED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FA01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  <w:hideMark/>
          </w:tcPr>
          <w:p w:rsidR="009014DE" w:rsidRPr="00F66CE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Ator não confirma exclusão</w:t>
            </w:r>
          </w:p>
        </w:tc>
      </w:tr>
      <w:tr w:rsidR="009014DE" w:rsidRPr="00F205F5" w:rsidTr="0047022E">
        <w:trPr>
          <w:trHeight w:val="275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66CE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u w:val="single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O ator não confirma a exclusão da consulta;</w:t>
            </w:r>
          </w:p>
        </w:tc>
      </w:tr>
      <w:tr w:rsidR="009014DE" w:rsidRPr="00F205F5" w:rsidTr="0047022E">
        <w:trPr>
          <w:trHeight w:val="277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759ED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O sistema exibe novamente a consulta na ficha do paciente;</w:t>
            </w:r>
          </w:p>
        </w:tc>
      </w:tr>
      <w:tr w:rsidR="009014DE" w:rsidRPr="00F205F5" w:rsidTr="0047022E">
        <w:trPr>
          <w:trHeight w:val="261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lastRenderedPageBreak/>
              <w:t>3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759ED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O sistema retorna ao passo 1 do fluxo principal.</w:t>
            </w:r>
          </w:p>
        </w:tc>
      </w:tr>
    </w:tbl>
    <w:p w:rsidR="009014DE" w:rsidRDefault="009014DE" w:rsidP="009014DE"/>
    <w:p w:rsidR="009014DE" w:rsidRDefault="009014DE" w:rsidP="009014DE">
      <w:pPr>
        <w:pStyle w:val="Heading4"/>
      </w:pPr>
      <w:bookmarkStart w:id="357" w:name="_Toc398026543"/>
      <w:r>
        <w:t>UCS10 – Alterar Dentista</w:t>
      </w:r>
      <w:bookmarkEnd w:id="357"/>
    </w:p>
    <w:p w:rsidR="009014DE" w:rsidRDefault="009014DE" w:rsidP="009014DE"/>
    <w:tbl>
      <w:tblPr>
        <w:tblW w:w="91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781"/>
        <w:gridCol w:w="1388"/>
        <w:gridCol w:w="6997"/>
      </w:tblGrid>
      <w:tr w:rsidR="009014DE" w:rsidRPr="00F205F5" w:rsidTr="0047022E">
        <w:trPr>
          <w:trHeight w:val="300"/>
          <w:jc w:val="center"/>
        </w:trPr>
        <w:tc>
          <w:tcPr>
            <w:tcW w:w="9166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10 </w:t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Alterar Dentista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 Geral:</w:t>
            </w:r>
          </w:p>
        </w:tc>
        <w:tc>
          <w:tcPr>
            <w:tcW w:w="6997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alterar o dentista do paciente.</w:t>
            </w: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(es)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6997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Pré-requisito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 (ou pré-condições)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6997" w:type="dxa"/>
            <w:shd w:val="clear" w:color="auto" w:fill="auto"/>
            <w:noWrap/>
            <w:vAlign w:val="bottom"/>
            <w:hideMark/>
          </w:tcPr>
          <w:p w:rsidR="009014DE" w:rsidRPr="0072156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Deverá existir a ficha do paciente.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Pós-Condições</w:t>
            </w:r>
          </w:p>
        </w:tc>
        <w:tc>
          <w:tcPr>
            <w:tcW w:w="6997" w:type="dxa"/>
            <w:shd w:val="clear" w:color="auto" w:fill="auto"/>
            <w:noWrap/>
            <w:vAlign w:val="bottom"/>
          </w:tcPr>
          <w:p w:rsidR="009014DE" w:rsidRPr="0072156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responsável alterado na ficha do paciente.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Requisitos Associados</w:t>
            </w:r>
          </w:p>
        </w:tc>
        <w:tc>
          <w:tcPr>
            <w:tcW w:w="6997" w:type="dxa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O caso de uso é iniciado ao final do C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DU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6 (Consultar Ficha)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9166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altera o dentista responsável do paciente.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em salvar;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621FD0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“Deseja realmente alterar o dentista?”;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 ator confirma a alteração; </w:t>
            </w:r>
            <w:r w:rsidRPr="00F66CE3">
              <w:rPr>
                <w:rFonts w:ascii="Arial" w:eastAsia="Times New Roman" w:hAnsi="Arial" w:cs="Arial"/>
                <w:b/>
                <w:color w:val="000000"/>
                <w:lang w:eastAsia="pt-BR"/>
              </w:rPr>
              <w:t>[</w:t>
            </w:r>
            <w:r>
              <w:rPr>
                <w:rFonts w:ascii="Arial" w:eastAsia="Times New Roman" w:hAnsi="Arial" w:cs="Arial"/>
                <w:b/>
                <w:color w:val="000000"/>
                <w:lang w:eastAsia="pt-BR"/>
              </w:rPr>
              <w:t>FA0</w:t>
            </w:r>
            <w:r w:rsidRPr="00F66CE3">
              <w:rPr>
                <w:rFonts w:ascii="Arial" w:eastAsia="Times New Roman" w:hAnsi="Arial" w:cs="Arial"/>
                <w:b/>
                <w:color w:val="000000"/>
                <w:lang w:eastAsia="pt-BR"/>
              </w:rPr>
              <w:t>1]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“Dentista alterado com sucesso.”;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9166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A42D8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s</w:t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Alternativos</w:t>
            </w:r>
          </w:p>
        </w:tc>
      </w:tr>
      <w:tr w:rsidR="009014DE" w:rsidRPr="00F205F5" w:rsidTr="0047022E">
        <w:trPr>
          <w:trHeight w:val="258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759ED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FA01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  <w:hideMark/>
          </w:tcPr>
          <w:p w:rsidR="009014DE" w:rsidRPr="00F66CE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Ator não confirma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alteração</w:t>
            </w:r>
          </w:p>
        </w:tc>
      </w:tr>
      <w:tr w:rsidR="009014DE" w:rsidRPr="00F205F5" w:rsidTr="0047022E">
        <w:trPr>
          <w:trHeight w:val="275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66CE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u w:val="single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O ator não confirma 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alteração do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;</w:t>
            </w:r>
          </w:p>
        </w:tc>
      </w:tr>
      <w:tr w:rsidR="009014DE" w:rsidRPr="00F205F5" w:rsidTr="0047022E">
        <w:trPr>
          <w:trHeight w:val="277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759ED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exibe novamente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o dentista responsável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 na ficha do paciente;</w:t>
            </w:r>
          </w:p>
        </w:tc>
      </w:tr>
      <w:tr w:rsidR="009014DE" w:rsidRPr="00F205F5" w:rsidTr="0047022E">
        <w:trPr>
          <w:trHeight w:val="261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759ED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O sistema retorna ao passo 1 do fluxo principal.</w:t>
            </w:r>
          </w:p>
        </w:tc>
      </w:tr>
    </w:tbl>
    <w:p w:rsidR="009014DE" w:rsidRDefault="009014DE" w:rsidP="009014DE"/>
    <w:p w:rsidR="009014DE" w:rsidRDefault="009014DE" w:rsidP="009014DE">
      <w:pPr>
        <w:pStyle w:val="Heading4"/>
        <w:ind w:hanging="1006"/>
      </w:pPr>
      <w:bookmarkStart w:id="358" w:name="_Toc398026544"/>
      <w:r>
        <w:t>UCS11 – Registrar Pagamento</w:t>
      </w:r>
      <w:bookmarkEnd w:id="358"/>
    </w:p>
    <w:p w:rsidR="009014DE" w:rsidRPr="009014DE" w:rsidRDefault="009014DE" w:rsidP="009014DE"/>
    <w:tbl>
      <w:tblPr>
        <w:tblW w:w="91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781"/>
        <w:gridCol w:w="1388"/>
        <w:gridCol w:w="6997"/>
      </w:tblGrid>
      <w:tr w:rsidR="009014DE" w:rsidRPr="00F205F5" w:rsidTr="0047022E">
        <w:trPr>
          <w:trHeight w:val="300"/>
          <w:jc w:val="center"/>
        </w:trPr>
        <w:tc>
          <w:tcPr>
            <w:tcW w:w="9166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11 </w:t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Registrar Pagamento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 Geral:</w:t>
            </w:r>
          </w:p>
        </w:tc>
        <w:tc>
          <w:tcPr>
            <w:tcW w:w="6997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o registro do pagamento efetuado pelo paciente.</w:t>
            </w: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(es)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6997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Pré-requisito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 (ou pré-condições)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6997" w:type="dxa"/>
            <w:shd w:val="clear" w:color="auto" w:fill="auto"/>
            <w:noWrap/>
            <w:vAlign w:val="bottom"/>
            <w:hideMark/>
          </w:tcPr>
          <w:p w:rsidR="009014DE" w:rsidRPr="0041232C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Possuir uma ficha aberta com paciente registrado.</w:t>
            </w:r>
          </w:p>
          <w:p w:rsidR="009014DE" w:rsidRPr="0072156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Pós-Condições</w:t>
            </w:r>
          </w:p>
        </w:tc>
        <w:tc>
          <w:tcPr>
            <w:tcW w:w="6997" w:type="dxa"/>
            <w:shd w:val="clear" w:color="auto" w:fill="auto"/>
            <w:noWrap/>
            <w:vAlign w:val="bottom"/>
          </w:tcPr>
          <w:p w:rsidR="009014DE" w:rsidRPr="0072156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Pagamento registrado na ficha do paciente.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Requisitos Associados</w:t>
            </w:r>
          </w:p>
        </w:tc>
        <w:tc>
          <w:tcPr>
            <w:tcW w:w="6997" w:type="dxa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O caso de uso é iniciado ao final do C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DU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6 (Consultar Ficha)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9166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na opção “Inserir Pagamento”;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as formas de pagamento: dinheiro ou cartão;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621FD0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 ator seleciona a opção dinheiro; </w:t>
            </w:r>
            <w:r w:rsidRPr="00F66CE3">
              <w:rPr>
                <w:rFonts w:ascii="Arial" w:eastAsia="Times New Roman" w:hAnsi="Arial" w:cs="Arial"/>
                <w:b/>
                <w:color w:val="000000"/>
                <w:lang w:eastAsia="pt-BR"/>
              </w:rPr>
              <w:t>[</w:t>
            </w:r>
            <w:r>
              <w:rPr>
                <w:rFonts w:ascii="Arial" w:eastAsia="Times New Roman" w:hAnsi="Arial" w:cs="Arial"/>
                <w:b/>
                <w:color w:val="000000"/>
                <w:lang w:eastAsia="pt-BR"/>
              </w:rPr>
              <w:t>FA0</w:t>
            </w:r>
            <w:r w:rsidRPr="00F66CE3">
              <w:rPr>
                <w:rFonts w:ascii="Arial" w:eastAsia="Times New Roman" w:hAnsi="Arial" w:cs="Arial"/>
                <w:b/>
                <w:color w:val="000000"/>
                <w:lang w:eastAsia="pt-BR"/>
              </w:rPr>
              <w:t>1]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 ator insere o valor pago pelo paciente; 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em confirmar;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“Pagamento efetuado com sucesso.”;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lastRenderedPageBreak/>
              <w:t>7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9166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s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Alternativos</w:t>
            </w:r>
          </w:p>
        </w:tc>
      </w:tr>
      <w:tr w:rsidR="009014DE" w:rsidRPr="00F205F5" w:rsidTr="0047022E">
        <w:trPr>
          <w:trHeight w:val="258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759ED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FA01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  <w:hideMark/>
          </w:tcPr>
          <w:p w:rsidR="009014DE" w:rsidRPr="00F66CE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Ator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seleciona a opção cartão</w:t>
            </w:r>
          </w:p>
        </w:tc>
      </w:tr>
      <w:tr w:rsidR="009014DE" w:rsidRPr="00F205F5" w:rsidTr="0047022E">
        <w:trPr>
          <w:trHeight w:val="275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66CE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u w:val="single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O ator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escolhe o pagamento em cartão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;</w:t>
            </w:r>
          </w:p>
        </w:tc>
      </w:tr>
      <w:tr w:rsidR="009014DE" w:rsidRPr="00F205F5" w:rsidTr="0047022E">
        <w:trPr>
          <w:trHeight w:val="275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759ED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tela para informar os dados do cartão, valor, e numero de parcelas;</w:t>
            </w:r>
          </w:p>
        </w:tc>
      </w:tr>
      <w:tr w:rsidR="009014DE" w:rsidRPr="00F205F5" w:rsidTr="0047022E">
        <w:trPr>
          <w:trHeight w:val="277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759ED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insere os dados, valor pago e parcelas.</w:t>
            </w:r>
          </w:p>
        </w:tc>
      </w:tr>
      <w:tr w:rsidR="009014DE" w:rsidRPr="00F205F5" w:rsidTr="0047022E">
        <w:trPr>
          <w:trHeight w:val="261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759ED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retorna ao passo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fluxo principal.</w:t>
            </w:r>
          </w:p>
        </w:tc>
      </w:tr>
    </w:tbl>
    <w:p w:rsidR="009014DE" w:rsidRDefault="009014DE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9014DE" w:rsidRDefault="009014DE" w:rsidP="009014DE">
      <w:pPr>
        <w:pStyle w:val="Heading4"/>
      </w:pPr>
      <w:bookmarkStart w:id="359" w:name="_Toc398026545"/>
      <w:r>
        <w:t>UCS12 – Modificar Pagamento</w:t>
      </w:r>
      <w:bookmarkEnd w:id="359"/>
    </w:p>
    <w:p w:rsidR="009014DE" w:rsidRPr="009014DE" w:rsidRDefault="009014DE" w:rsidP="009014DE"/>
    <w:tbl>
      <w:tblPr>
        <w:tblW w:w="91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781"/>
        <w:gridCol w:w="1388"/>
        <w:gridCol w:w="6997"/>
      </w:tblGrid>
      <w:tr w:rsidR="009014DE" w:rsidRPr="00F205F5" w:rsidTr="0047022E">
        <w:trPr>
          <w:trHeight w:val="300"/>
          <w:jc w:val="center"/>
        </w:trPr>
        <w:tc>
          <w:tcPr>
            <w:tcW w:w="9166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12 </w:t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Modificar Pagamento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 Geral:</w:t>
            </w:r>
          </w:p>
        </w:tc>
        <w:tc>
          <w:tcPr>
            <w:tcW w:w="6997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alterar o pagamento efetuado pelo paciente.</w:t>
            </w: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(es)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6997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ócio.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Pré-requisito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 (ou pré-condições)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6997" w:type="dxa"/>
            <w:shd w:val="clear" w:color="auto" w:fill="auto"/>
            <w:noWrap/>
            <w:vAlign w:val="bottom"/>
            <w:hideMark/>
          </w:tcPr>
          <w:p w:rsidR="009014DE" w:rsidRPr="0041232C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Ficha do paciente possuindo pagamento realizado.</w:t>
            </w:r>
          </w:p>
          <w:p w:rsidR="009014DE" w:rsidRPr="0072156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Pós-Condições</w:t>
            </w:r>
          </w:p>
        </w:tc>
        <w:tc>
          <w:tcPr>
            <w:tcW w:w="6997" w:type="dxa"/>
            <w:shd w:val="clear" w:color="auto" w:fill="auto"/>
            <w:noWrap/>
            <w:vAlign w:val="bottom"/>
          </w:tcPr>
          <w:p w:rsidR="009014DE" w:rsidRPr="0072156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Pagamento alterado na ficha do paciente.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Requisitos Associados</w:t>
            </w:r>
          </w:p>
        </w:tc>
        <w:tc>
          <w:tcPr>
            <w:tcW w:w="6997" w:type="dxa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9166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A42D8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no pagamento que deseja alterar;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as informações do pagamento selecionado;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621FD0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altera o pagamento;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em salvar;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“Pagamento alterado com sucesso.”;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9166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s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Alternativos</w:t>
            </w:r>
          </w:p>
        </w:tc>
      </w:tr>
      <w:tr w:rsidR="009014DE" w:rsidRPr="00F205F5" w:rsidTr="0047022E">
        <w:trPr>
          <w:trHeight w:val="258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759ED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lang w:eastAsia="pt-BR"/>
              </w:rPr>
            </w:pP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66CE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N/A</w:t>
            </w:r>
          </w:p>
        </w:tc>
      </w:tr>
    </w:tbl>
    <w:p w:rsidR="009014DE" w:rsidRDefault="009014DE" w:rsidP="009014DE"/>
    <w:p w:rsidR="00605CE1" w:rsidRDefault="00605CE1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9014DE" w:rsidRDefault="009014DE" w:rsidP="009014DE">
      <w:pPr>
        <w:pStyle w:val="Heading4"/>
      </w:pPr>
      <w:bookmarkStart w:id="360" w:name="_Toc398026546"/>
      <w:r>
        <w:lastRenderedPageBreak/>
        <w:t>UCS13 – Cadastrar Despesas</w:t>
      </w:r>
      <w:bookmarkEnd w:id="360"/>
    </w:p>
    <w:p w:rsidR="009014DE" w:rsidRPr="009014DE" w:rsidRDefault="009014DE" w:rsidP="009014DE"/>
    <w:tbl>
      <w:tblPr>
        <w:tblW w:w="91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781"/>
        <w:gridCol w:w="1388"/>
        <w:gridCol w:w="6997"/>
      </w:tblGrid>
      <w:tr w:rsidR="009014DE" w:rsidRPr="00F205F5" w:rsidTr="0047022E">
        <w:trPr>
          <w:trHeight w:val="300"/>
          <w:jc w:val="center"/>
        </w:trPr>
        <w:tc>
          <w:tcPr>
            <w:tcW w:w="9166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13 </w:t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Cadastrar Despesas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 Geral:</w:t>
            </w:r>
          </w:p>
        </w:tc>
        <w:tc>
          <w:tcPr>
            <w:tcW w:w="6997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cadastrar despesas da clinica.</w:t>
            </w: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(es)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6997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Pré-requisito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 (ou pré-condições)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6997" w:type="dxa"/>
            <w:shd w:val="clear" w:color="auto" w:fill="auto"/>
            <w:noWrap/>
            <w:vAlign w:val="bottom"/>
            <w:hideMark/>
          </w:tcPr>
          <w:p w:rsidR="009014DE" w:rsidRPr="0041232C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possuir acesso ao sistema.</w:t>
            </w:r>
          </w:p>
          <w:p w:rsidR="009014DE" w:rsidRPr="0072156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Pós-Condições</w:t>
            </w:r>
          </w:p>
        </w:tc>
        <w:tc>
          <w:tcPr>
            <w:tcW w:w="6997" w:type="dxa"/>
            <w:shd w:val="clear" w:color="auto" w:fill="auto"/>
            <w:noWrap/>
            <w:vAlign w:val="bottom"/>
          </w:tcPr>
          <w:p w:rsidR="009014DE" w:rsidRPr="0072156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Despesa da clinica cadastrada no sistema.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Requisitos Associados</w:t>
            </w:r>
          </w:p>
        </w:tc>
        <w:tc>
          <w:tcPr>
            <w:tcW w:w="6997" w:type="dxa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9166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na opção “Cadastrar Despesas”;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tela com descrição, valor e total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621FD0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insere o dados no sistema;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em salvar;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“Despesa cadastrada com sucesso.”;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9166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s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Alternativos</w:t>
            </w:r>
          </w:p>
        </w:tc>
      </w:tr>
      <w:tr w:rsidR="009014DE" w:rsidRPr="00F205F5" w:rsidTr="0047022E">
        <w:trPr>
          <w:trHeight w:val="258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759ED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lang w:eastAsia="pt-BR"/>
              </w:rPr>
            </w:pP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66CE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N/A</w:t>
            </w:r>
          </w:p>
        </w:tc>
      </w:tr>
    </w:tbl>
    <w:p w:rsidR="0047022E" w:rsidRDefault="0047022E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9014DE" w:rsidRDefault="009014DE" w:rsidP="009014DE">
      <w:pPr>
        <w:pStyle w:val="Heading4"/>
      </w:pPr>
      <w:bookmarkStart w:id="361" w:name="_Toc398026547"/>
      <w:r>
        <w:t>UCS14 – Fechar Caixa</w:t>
      </w:r>
      <w:bookmarkEnd w:id="361"/>
    </w:p>
    <w:p w:rsidR="009014DE" w:rsidRPr="009014DE" w:rsidRDefault="009014DE" w:rsidP="009014DE"/>
    <w:tbl>
      <w:tblPr>
        <w:tblW w:w="91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781"/>
        <w:gridCol w:w="1388"/>
        <w:gridCol w:w="6997"/>
      </w:tblGrid>
      <w:tr w:rsidR="009014DE" w:rsidRPr="00F205F5" w:rsidTr="0047022E">
        <w:trPr>
          <w:trHeight w:val="300"/>
          <w:jc w:val="center"/>
        </w:trPr>
        <w:tc>
          <w:tcPr>
            <w:tcW w:w="9166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14 </w:t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Fechar Caixa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 Geral:</w:t>
            </w:r>
          </w:p>
        </w:tc>
        <w:tc>
          <w:tcPr>
            <w:tcW w:w="6997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verificar os pagamentos x despesas.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(es)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6997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Pré-requisito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 (ou pré-condições)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6997" w:type="dxa"/>
            <w:shd w:val="clear" w:color="auto" w:fill="auto"/>
            <w:noWrap/>
            <w:vAlign w:val="bottom"/>
            <w:hideMark/>
          </w:tcPr>
          <w:p w:rsidR="009014DE" w:rsidRPr="0041232C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Pagamento e/ou despesa registrado no sistema.</w:t>
            </w:r>
          </w:p>
          <w:p w:rsidR="009014DE" w:rsidRPr="0072156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Pós-Condições</w:t>
            </w:r>
          </w:p>
        </w:tc>
        <w:tc>
          <w:tcPr>
            <w:tcW w:w="6997" w:type="dxa"/>
            <w:shd w:val="clear" w:color="auto" w:fill="auto"/>
            <w:noWrap/>
            <w:vAlign w:val="bottom"/>
          </w:tcPr>
          <w:p w:rsidR="009014DE" w:rsidRPr="0072156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Pagamento e/ou despesa verificados.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Requisitos Associados</w:t>
            </w:r>
          </w:p>
        </w:tc>
        <w:tc>
          <w:tcPr>
            <w:tcW w:w="6997" w:type="dxa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9166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A42D8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na opção “Verificar Pagamentos x Despesas”;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tela de consulta com o campo data;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621FD0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insere a data que deseja consultar;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lista com todos os pagamentos x despesas realizados naquela data;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9166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s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Alternativos</w:t>
            </w:r>
          </w:p>
        </w:tc>
      </w:tr>
      <w:tr w:rsidR="009014DE" w:rsidRPr="00F205F5" w:rsidTr="0047022E">
        <w:trPr>
          <w:trHeight w:val="258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759ED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lang w:eastAsia="pt-BR"/>
              </w:rPr>
            </w:pP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66CE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N/A</w:t>
            </w:r>
          </w:p>
        </w:tc>
      </w:tr>
    </w:tbl>
    <w:p w:rsidR="009014DE" w:rsidRDefault="009014DE" w:rsidP="009014DE"/>
    <w:p w:rsidR="00605CE1" w:rsidRDefault="00605CE1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9014DE" w:rsidRDefault="009014DE" w:rsidP="009014DE">
      <w:pPr>
        <w:pStyle w:val="Heading4"/>
      </w:pPr>
      <w:bookmarkStart w:id="362" w:name="_Toc398026548"/>
      <w:r>
        <w:lastRenderedPageBreak/>
        <w:t>UCS15 – Gerar Relatório Receita Bruta e Líquida</w:t>
      </w:r>
      <w:bookmarkEnd w:id="362"/>
    </w:p>
    <w:p w:rsidR="009014DE" w:rsidRPr="009014DE" w:rsidRDefault="009014DE" w:rsidP="009014DE"/>
    <w:tbl>
      <w:tblPr>
        <w:tblW w:w="91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781"/>
        <w:gridCol w:w="1388"/>
        <w:gridCol w:w="6997"/>
      </w:tblGrid>
      <w:tr w:rsidR="009014DE" w:rsidRPr="00F205F5" w:rsidTr="0047022E">
        <w:trPr>
          <w:trHeight w:val="300"/>
          <w:jc w:val="center"/>
        </w:trPr>
        <w:tc>
          <w:tcPr>
            <w:tcW w:w="9166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15 </w:t>
            </w:r>
            <w:r w:rsidR="009014D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9014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Gerar Relatório Receita Bruta e Líquida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 Geral:</w:t>
            </w:r>
          </w:p>
        </w:tc>
        <w:tc>
          <w:tcPr>
            <w:tcW w:w="6997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gerar relatório de receita bruta e líquida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(es)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6997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Pré-requisito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 (ou pré-condições)</w:t>
            </w: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</w:p>
        </w:tc>
        <w:tc>
          <w:tcPr>
            <w:tcW w:w="6997" w:type="dxa"/>
            <w:shd w:val="clear" w:color="auto" w:fill="auto"/>
            <w:noWrap/>
            <w:vAlign w:val="bottom"/>
            <w:hideMark/>
          </w:tcPr>
          <w:p w:rsidR="009014DE" w:rsidRPr="0041232C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Massa de dados de pagamentos e despesas.</w:t>
            </w:r>
          </w:p>
          <w:p w:rsidR="009014DE" w:rsidRPr="0072156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Pós-Condições</w:t>
            </w:r>
          </w:p>
        </w:tc>
        <w:tc>
          <w:tcPr>
            <w:tcW w:w="6997" w:type="dxa"/>
            <w:shd w:val="clear" w:color="auto" w:fill="auto"/>
            <w:noWrap/>
            <w:vAlign w:val="bottom"/>
          </w:tcPr>
          <w:p w:rsidR="009014DE" w:rsidRPr="0072156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Relatório exibido na tela.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2169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Requisitos Associados</w:t>
            </w:r>
          </w:p>
        </w:tc>
        <w:tc>
          <w:tcPr>
            <w:tcW w:w="6997" w:type="dxa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9166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no menu “Relatórios”;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tela com os relatórios disponíveis;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621FD0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seleciona um tipo de relatório;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solicita uma data para a consulta;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205F5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informa a data que seja consultar e confirma;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o relatório desejado;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9014DE" w:rsidRPr="00F205F5" w:rsidTr="0047022E">
        <w:trPr>
          <w:trHeight w:val="300"/>
          <w:jc w:val="center"/>
        </w:trPr>
        <w:tc>
          <w:tcPr>
            <w:tcW w:w="9166" w:type="dxa"/>
            <w:gridSpan w:val="3"/>
            <w:shd w:val="clear" w:color="000000" w:fill="0070C0"/>
            <w:noWrap/>
            <w:vAlign w:val="bottom"/>
            <w:hideMark/>
          </w:tcPr>
          <w:p w:rsidR="009014DE" w:rsidRPr="00F205F5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s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Alternativos</w:t>
            </w:r>
          </w:p>
        </w:tc>
      </w:tr>
      <w:tr w:rsidR="009014DE" w:rsidRPr="00F205F5" w:rsidTr="0047022E">
        <w:trPr>
          <w:trHeight w:val="258"/>
          <w:jc w:val="center"/>
        </w:trPr>
        <w:tc>
          <w:tcPr>
            <w:tcW w:w="781" w:type="dxa"/>
            <w:shd w:val="clear" w:color="auto" w:fill="auto"/>
            <w:noWrap/>
            <w:vAlign w:val="bottom"/>
          </w:tcPr>
          <w:p w:rsidR="009014DE" w:rsidRPr="00F759ED" w:rsidRDefault="009014D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lang w:eastAsia="pt-BR"/>
              </w:rPr>
            </w:pPr>
          </w:p>
        </w:tc>
        <w:tc>
          <w:tcPr>
            <w:tcW w:w="8385" w:type="dxa"/>
            <w:gridSpan w:val="2"/>
            <w:shd w:val="clear" w:color="auto" w:fill="auto"/>
            <w:noWrap/>
            <w:vAlign w:val="bottom"/>
          </w:tcPr>
          <w:p w:rsidR="009014DE" w:rsidRPr="00F66CE3" w:rsidRDefault="009014DE" w:rsidP="0047022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N/A</w:t>
            </w:r>
          </w:p>
        </w:tc>
      </w:tr>
    </w:tbl>
    <w:p w:rsidR="00382398" w:rsidRDefault="00382398" w:rsidP="00382398"/>
    <w:p w:rsidR="00A42D8E" w:rsidRDefault="00A42D8E" w:rsidP="00382398"/>
    <w:p w:rsidR="00382398" w:rsidRDefault="00382398" w:rsidP="00382398">
      <w:pPr>
        <w:pStyle w:val="Heading2"/>
      </w:pPr>
      <w:bookmarkStart w:id="363" w:name="_Toc398026549"/>
      <w:r>
        <w:t>Mapeamento Regras de Negócio</w:t>
      </w:r>
      <w:r w:rsidR="00D11FCA">
        <w:t>s</w:t>
      </w:r>
      <w:r>
        <w:t xml:space="preserve"> x Requisitos Funcionais</w:t>
      </w:r>
      <w:bookmarkEnd w:id="363"/>
    </w:p>
    <w:p w:rsidR="005F5773" w:rsidRDefault="005F5773" w:rsidP="005F577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85"/>
        <w:gridCol w:w="4992"/>
      </w:tblGrid>
      <w:tr w:rsidR="005F5773" w:rsidRPr="00F914DA" w:rsidTr="005F5773">
        <w:trPr>
          <w:trHeight w:val="312"/>
        </w:trPr>
        <w:tc>
          <w:tcPr>
            <w:tcW w:w="3085" w:type="dxa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  <w:b/>
              </w:rPr>
            </w:pPr>
            <w:r w:rsidRPr="005F5773">
              <w:rPr>
                <w:rFonts w:ascii="Arial" w:hAnsi="Arial" w:cs="Arial"/>
                <w:b/>
              </w:rPr>
              <w:t>Regras de Negócio</w:t>
            </w:r>
          </w:p>
        </w:tc>
        <w:tc>
          <w:tcPr>
            <w:tcW w:w="4992" w:type="dxa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  <w:b/>
              </w:rPr>
            </w:pPr>
            <w:r w:rsidRPr="005F5773">
              <w:rPr>
                <w:rFonts w:ascii="Arial" w:hAnsi="Arial" w:cs="Arial"/>
                <w:b/>
              </w:rPr>
              <w:t>Requisitos Funcionais</w:t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  <w:shd w:val="clear" w:color="auto" w:fill="C0C0C0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RN01</w:t>
            </w:r>
          </w:p>
        </w:tc>
        <w:tc>
          <w:tcPr>
            <w:tcW w:w="4992" w:type="dxa"/>
            <w:shd w:val="clear" w:color="auto" w:fill="C0C0C0"/>
          </w:tcPr>
          <w:p w:rsidR="005F5773" w:rsidRPr="005F5773" w:rsidRDefault="002410B8" w:rsidP="005F5773">
            <w:pPr>
              <w:pStyle w:val="Tex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UCS11</w:t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RN02</w:t>
            </w:r>
          </w:p>
        </w:tc>
        <w:tc>
          <w:tcPr>
            <w:tcW w:w="4992" w:type="dxa"/>
          </w:tcPr>
          <w:p w:rsidR="005F5773" w:rsidRPr="005F5773" w:rsidRDefault="002410B8" w:rsidP="005F5773">
            <w:pPr>
              <w:pStyle w:val="Tex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UCS11, UCS12</w:t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  <w:shd w:val="clear" w:color="auto" w:fill="C0C0C0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RN03</w:t>
            </w:r>
          </w:p>
        </w:tc>
        <w:tc>
          <w:tcPr>
            <w:tcW w:w="4992" w:type="dxa"/>
            <w:shd w:val="clear" w:color="auto" w:fill="C0C0C0"/>
          </w:tcPr>
          <w:p w:rsidR="005F5773" w:rsidRPr="005F5773" w:rsidRDefault="002410B8" w:rsidP="005F5773">
            <w:pPr>
              <w:pStyle w:val="Texto"/>
              <w:rPr>
                <w:rFonts w:ascii="Arial" w:hAnsi="Arial" w:cs="Arial"/>
              </w:rPr>
            </w:pPr>
            <w:commentRangeStart w:id="364"/>
            <w:r>
              <w:rPr>
                <w:rFonts w:ascii="Arial" w:hAnsi="Arial" w:cs="Arial"/>
              </w:rPr>
              <w:t>UCS14</w:t>
            </w:r>
            <w:commentRangeEnd w:id="364"/>
            <w:r>
              <w:rPr>
                <w:rStyle w:val="CommentReference"/>
                <w:rFonts w:asciiTheme="minorHAnsi" w:eastAsiaTheme="minorHAnsi" w:hAnsiTheme="minorHAnsi" w:cstheme="minorBidi"/>
                <w:kern w:val="0"/>
                <w:lang w:val="pt-BR" w:eastAsia="en-US" w:bidi="ar-SA"/>
              </w:rPr>
              <w:commentReference w:id="364"/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RN04</w:t>
            </w:r>
          </w:p>
        </w:tc>
        <w:tc>
          <w:tcPr>
            <w:tcW w:w="4992" w:type="dxa"/>
          </w:tcPr>
          <w:p w:rsidR="005F5773" w:rsidRPr="005F5773" w:rsidRDefault="002410B8" w:rsidP="005F5773">
            <w:pPr>
              <w:pStyle w:val="Texto"/>
              <w:rPr>
                <w:rFonts w:ascii="Arial" w:hAnsi="Arial" w:cs="Arial"/>
              </w:rPr>
            </w:pPr>
            <w:commentRangeStart w:id="365"/>
            <w:r>
              <w:rPr>
                <w:rFonts w:ascii="Arial" w:hAnsi="Arial" w:cs="Arial"/>
              </w:rPr>
              <w:t>UCS14</w:t>
            </w:r>
            <w:commentRangeEnd w:id="365"/>
            <w:r>
              <w:rPr>
                <w:rStyle w:val="CommentReference"/>
                <w:rFonts w:asciiTheme="minorHAnsi" w:eastAsiaTheme="minorHAnsi" w:hAnsiTheme="minorHAnsi" w:cstheme="minorBidi"/>
                <w:kern w:val="0"/>
                <w:lang w:val="pt-BR" w:eastAsia="en-US" w:bidi="ar-SA"/>
              </w:rPr>
              <w:commentReference w:id="365"/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  <w:shd w:val="clear" w:color="auto" w:fill="C0C0C0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RN05</w:t>
            </w:r>
          </w:p>
        </w:tc>
        <w:tc>
          <w:tcPr>
            <w:tcW w:w="4992" w:type="dxa"/>
            <w:shd w:val="clear" w:color="auto" w:fill="C0C0C0"/>
          </w:tcPr>
          <w:p w:rsidR="005F5773" w:rsidRPr="005F5773" w:rsidRDefault="002410B8" w:rsidP="005F5773">
            <w:pPr>
              <w:pStyle w:val="Tex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UCS07, UCS10</w:t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RN06</w:t>
            </w:r>
          </w:p>
        </w:tc>
        <w:tc>
          <w:tcPr>
            <w:tcW w:w="4992" w:type="dxa"/>
          </w:tcPr>
          <w:p w:rsidR="005F5773" w:rsidRPr="005F5773" w:rsidRDefault="002410B8" w:rsidP="005F5773">
            <w:pPr>
              <w:pStyle w:val="Tex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UCS08</w:t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  <w:shd w:val="clear" w:color="auto" w:fill="C0C0C0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RN07</w:t>
            </w:r>
          </w:p>
        </w:tc>
        <w:tc>
          <w:tcPr>
            <w:tcW w:w="4992" w:type="dxa"/>
            <w:shd w:val="clear" w:color="auto" w:fill="C0C0C0"/>
          </w:tcPr>
          <w:p w:rsidR="005F5773" w:rsidRPr="005F5773" w:rsidRDefault="002410B8" w:rsidP="005F5773">
            <w:pPr>
              <w:pStyle w:val="Tex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UCS08</w:t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RN08</w:t>
            </w:r>
          </w:p>
        </w:tc>
        <w:tc>
          <w:tcPr>
            <w:tcW w:w="4992" w:type="dxa"/>
          </w:tcPr>
          <w:p w:rsidR="005F5773" w:rsidRPr="005F5773" w:rsidRDefault="002410B8" w:rsidP="005F5773">
            <w:pPr>
              <w:pStyle w:val="Tex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UCS07, UCS10</w:t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  <w:shd w:val="clear" w:color="auto" w:fill="C0C0C0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RN09</w:t>
            </w:r>
          </w:p>
        </w:tc>
        <w:tc>
          <w:tcPr>
            <w:tcW w:w="4992" w:type="dxa"/>
            <w:shd w:val="clear" w:color="auto" w:fill="C0C0C0"/>
          </w:tcPr>
          <w:p w:rsidR="005F5773" w:rsidRPr="005F5773" w:rsidRDefault="002410B8" w:rsidP="005F5773">
            <w:pPr>
              <w:pStyle w:val="Tex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UCS07, UCS10</w:t>
            </w:r>
          </w:p>
        </w:tc>
      </w:tr>
    </w:tbl>
    <w:p w:rsidR="00D11FCA" w:rsidRDefault="00D11FCA" w:rsidP="00D11FCA">
      <w:pPr>
        <w:pStyle w:val="Caption"/>
        <w:jc w:val="center"/>
      </w:pPr>
    </w:p>
    <w:p w:rsidR="00D11FCA" w:rsidRDefault="00D11FCA" w:rsidP="00D11FCA">
      <w:pPr>
        <w:pStyle w:val="Caption"/>
        <w:jc w:val="center"/>
      </w:pPr>
      <w:bookmarkStart w:id="366" w:name="_Toc398026566"/>
      <w:r>
        <w:t xml:space="preserve">Tabela </w:t>
      </w:r>
      <w:r w:rsidR="00F11830">
        <w:fldChar w:fldCharType="begin"/>
      </w:r>
      <w:r w:rsidR="00992842">
        <w:instrText xml:space="preserve"> SEQ Tabela \* ARABIC </w:instrText>
      </w:r>
      <w:r w:rsidR="00F11830">
        <w:fldChar w:fldCharType="separate"/>
      </w:r>
      <w:r w:rsidR="0047022E">
        <w:rPr>
          <w:noProof/>
        </w:rPr>
        <w:t>5</w:t>
      </w:r>
      <w:r w:rsidR="00F11830">
        <w:rPr>
          <w:noProof/>
        </w:rPr>
        <w:fldChar w:fldCharType="end"/>
      </w:r>
      <w:r>
        <w:t xml:space="preserve"> – Regras de Negócios x Requisitos Funcionais</w:t>
      </w:r>
      <w:bookmarkEnd w:id="366"/>
    </w:p>
    <w:p w:rsidR="002410B8" w:rsidRDefault="002410B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26"/>
        </w:rPr>
      </w:pPr>
      <w:r>
        <w:br w:type="page"/>
      </w:r>
    </w:p>
    <w:p w:rsidR="00382398" w:rsidRDefault="00382398" w:rsidP="00382398">
      <w:pPr>
        <w:pStyle w:val="Heading2"/>
      </w:pPr>
      <w:bookmarkStart w:id="367" w:name="_Toc398026550"/>
      <w:r>
        <w:lastRenderedPageBreak/>
        <w:t>Requisitos Não-Funcionais</w:t>
      </w:r>
      <w:bookmarkEnd w:id="367"/>
    </w:p>
    <w:p w:rsidR="00382398" w:rsidRDefault="00382398" w:rsidP="00382398"/>
    <w:p w:rsidR="00382398" w:rsidRDefault="00382398" w:rsidP="00382398">
      <w:pPr>
        <w:pStyle w:val="Heading3"/>
      </w:pPr>
      <w:bookmarkStart w:id="368" w:name="_Toc398026551"/>
      <w:r>
        <w:t>Usabilidade</w:t>
      </w:r>
      <w:bookmarkEnd w:id="368"/>
    </w:p>
    <w:p w:rsidR="00D9264F" w:rsidRDefault="00D9264F" w:rsidP="00D9264F">
      <w:pPr>
        <w:rPr>
          <w:rFonts w:ascii="Arial" w:hAnsi="Arial" w:cs="Arial"/>
          <w:sz w:val="24"/>
          <w:szCs w:val="24"/>
        </w:rPr>
      </w:pPr>
    </w:p>
    <w:p w:rsidR="00203652" w:rsidRPr="00203652" w:rsidRDefault="00203652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[</w:t>
      </w:r>
      <w:r w:rsidR="006556B5" w:rsidRPr="00203652">
        <w:rPr>
          <w:rFonts w:ascii="Arial" w:hAnsi="Arial" w:cs="Arial"/>
          <w:b/>
          <w:sz w:val="24"/>
          <w:szCs w:val="24"/>
        </w:rPr>
        <w:t>RNF01</w:t>
      </w:r>
      <w:r>
        <w:rPr>
          <w:rFonts w:ascii="Arial" w:hAnsi="Arial" w:cs="Arial"/>
          <w:b/>
          <w:sz w:val="24"/>
          <w:szCs w:val="24"/>
        </w:rPr>
        <w:t>]</w:t>
      </w:r>
      <w:r w:rsidR="006556B5" w:rsidRPr="00203652">
        <w:rPr>
          <w:rFonts w:ascii="Arial" w:hAnsi="Arial" w:cs="Arial"/>
          <w:b/>
          <w:sz w:val="24"/>
          <w:szCs w:val="24"/>
        </w:rPr>
        <w:t xml:space="preserve"> </w:t>
      </w:r>
      <w:r w:rsidRPr="00203652">
        <w:rPr>
          <w:rFonts w:ascii="Arial" w:hAnsi="Arial" w:cs="Arial"/>
          <w:b/>
          <w:sz w:val="24"/>
          <w:szCs w:val="24"/>
        </w:rPr>
        <w:t>Funcionalidade</w:t>
      </w:r>
    </w:p>
    <w:p w:rsidR="0057183C" w:rsidRPr="006556B5" w:rsidRDefault="00572ADB" w:rsidP="0057183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>Toda funcionalidade pode ser iniciada com mouse ou teclado.</w:t>
      </w:r>
      <w:r w:rsidR="00C808FC">
        <w:rPr>
          <w:rFonts w:ascii="Arial" w:hAnsi="Arial" w:cs="Arial"/>
          <w:sz w:val="24"/>
          <w:szCs w:val="24"/>
        </w:rPr>
        <w:t xml:space="preserve"> </w:t>
      </w:r>
      <w:r w:rsidR="00C808FC" w:rsidRPr="006556B5">
        <w:rPr>
          <w:rFonts w:ascii="Arial" w:hAnsi="Arial" w:cs="Arial"/>
          <w:sz w:val="24"/>
          <w:szCs w:val="24"/>
        </w:rPr>
        <w:t>Links e botões devem estar destacados e de preferência com dicas (hints).</w:t>
      </w:r>
      <w:r w:rsidR="0057183C">
        <w:rPr>
          <w:rFonts w:ascii="Arial" w:hAnsi="Arial" w:cs="Arial"/>
          <w:sz w:val="24"/>
          <w:szCs w:val="24"/>
        </w:rPr>
        <w:t xml:space="preserve"> Além disso, q</w:t>
      </w:r>
      <w:r w:rsidR="0057183C" w:rsidRPr="006556B5">
        <w:rPr>
          <w:rFonts w:ascii="Arial" w:hAnsi="Arial" w:cs="Arial"/>
          <w:sz w:val="24"/>
          <w:szCs w:val="24"/>
        </w:rPr>
        <w:t>uando o usuário clicar em alguma funcionalidade não se deve abrir uma nova janela/guia do navegador</w:t>
      </w:r>
      <w:r w:rsidR="0057183C">
        <w:rPr>
          <w:rFonts w:ascii="Arial" w:hAnsi="Arial" w:cs="Arial"/>
          <w:sz w:val="24"/>
          <w:szCs w:val="24"/>
        </w:rPr>
        <w:t>.</w:t>
      </w:r>
    </w:p>
    <w:p w:rsidR="00572ADB" w:rsidRPr="006556B5" w:rsidRDefault="00572ADB" w:rsidP="006556B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203652" w:rsidRPr="00203652" w:rsidRDefault="00203652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[</w:t>
      </w:r>
      <w:r w:rsidR="006556B5" w:rsidRPr="00203652">
        <w:rPr>
          <w:rFonts w:ascii="Arial" w:hAnsi="Arial" w:cs="Arial"/>
          <w:b/>
          <w:sz w:val="24"/>
          <w:szCs w:val="24"/>
        </w:rPr>
        <w:t>RNF02</w:t>
      </w:r>
      <w:r>
        <w:rPr>
          <w:rFonts w:ascii="Arial" w:hAnsi="Arial" w:cs="Arial"/>
          <w:b/>
          <w:sz w:val="24"/>
          <w:szCs w:val="24"/>
        </w:rPr>
        <w:t>]</w:t>
      </w:r>
      <w:r w:rsidR="006556B5" w:rsidRPr="00203652">
        <w:rPr>
          <w:rFonts w:ascii="Arial" w:hAnsi="Arial" w:cs="Arial"/>
          <w:b/>
          <w:sz w:val="24"/>
          <w:szCs w:val="24"/>
        </w:rPr>
        <w:t xml:space="preserve"> </w:t>
      </w:r>
      <w:r w:rsidRPr="00203652">
        <w:rPr>
          <w:rFonts w:ascii="Arial" w:hAnsi="Arial" w:cs="Arial"/>
          <w:b/>
          <w:sz w:val="24"/>
          <w:szCs w:val="24"/>
        </w:rPr>
        <w:t>Navegação</w:t>
      </w:r>
    </w:p>
    <w:p w:rsidR="00C808FC" w:rsidRPr="006556B5" w:rsidRDefault="00C808FC" w:rsidP="00C808F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>As funcionalidades do sistema devem possuir</w:t>
      </w:r>
      <w:r w:rsidR="0057183C">
        <w:rPr>
          <w:rFonts w:ascii="Arial" w:hAnsi="Arial" w:cs="Arial"/>
          <w:sz w:val="24"/>
          <w:szCs w:val="24"/>
        </w:rPr>
        <w:t xml:space="preserve"> </w:t>
      </w:r>
      <w:r w:rsidRPr="006556B5">
        <w:rPr>
          <w:rFonts w:ascii="Arial" w:hAnsi="Arial" w:cs="Arial"/>
          <w:sz w:val="24"/>
          <w:szCs w:val="24"/>
        </w:rPr>
        <w:t>uma boa navegabilidade</w:t>
      </w:r>
      <w:r>
        <w:rPr>
          <w:rFonts w:ascii="Arial" w:hAnsi="Arial" w:cs="Arial"/>
          <w:sz w:val="24"/>
          <w:szCs w:val="24"/>
        </w:rPr>
        <w:t>,</w:t>
      </w:r>
      <w:r w:rsidR="0057183C">
        <w:rPr>
          <w:rFonts w:ascii="Arial" w:hAnsi="Arial" w:cs="Arial"/>
          <w:sz w:val="24"/>
          <w:szCs w:val="24"/>
        </w:rPr>
        <w:t xml:space="preserve"> usabilidade, </w:t>
      </w:r>
      <w:r>
        <w:rPr>
          <w:rFonts w:ascii="Arial" w:hAnsi="Arial" w:cs="Arial"/>
          <w:sz w:val="24"/>
          <w:szCs w:val="24"/>
        </w:rPr>
        <w:t xml:space="preserve"> permitir navegação pelos campos via tecla “TAB” e </w:t>
      </w:r>
      <w:r w:rsidRPr="006556B5">
        <w:rPr>
          <w:rFonts w:ascii="Arial" w:hAnsi="Arial" w:cs="Arial"/>
          <w:sz w:val="24"/>
          <w:szCs w:val="24"/>
        </w:rPr>
        <w:t>serem intuitivas e de fácil uso.</w:t>
      </w:r>
    </w:p>
    <w:p w:rsidR="00572ADB" w:rsidRDefault="00572ADB" w:rsidP="00572AD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203652" w:rsidRPr="002410B8" w:rsidRDefault="00203652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2410B8">
        <w:rPr>
          <w:rFonts w:ascii="Arial" w:hAnsi="Arial" w:cs="Arial"/>
          <w:b/>
          <w:sz w:val="24"/>
          <w:szCs w:val="24"/>
        </w:rPr>
        <w:t>[</w:t>
      </w:r>
      <w:r w:rsidR="006556B5" w:rsidRPr="002410B8">
        <w:rPr>
          <w:rFonts w:ascii="Arial" w:hAnsi="Arial" w:cs="Arial"/>
          <w:b/>
          <w:sz w:val="24"/>
          <w:szCs w:val="24"/>
        </w:rPr>
        <w:t>RNF03</w:t>
      </w:r>
      <w:r w:rsidRPr="002410B8">
        <w:rPr>
          <w:rFonts w:ascii="Arial" w:hAnsi="Arial" w:cs="Arial"/>
          <w:b/>
          <w:sz w:val="24"/>
          <w:szCs w:val="24"/>
        </w:rPr>
        <w:t>]</w:t>
      </w:r>
      <w:r w:rsidR="006556B5" w:rsidRPr="002410B8">
        <w:rPr>
          <w:rFonts w:ascii="Arial" w:hAnsi="Arial" w:cs="Arial"/>
          <w:b/>
          <w:sz w:val="24"/>
          <w:szCs w:val="24"/>
        </w:rPr>
        <w:t xml:space="preserve"> </w:t>
      </w:r>
      <w:r w:rsidRPr="002410B8">
        <w:rPr>
          <w:rFonts w:ascii="Arial" w:hAnsi="Arial" w:cs="Arial"/>
          <w:b/>
          <w:sz w:val="24"/>
          <w:szCs w:val="24"/>
        </w:rPr>
        <w:t>Multiacessos</w:t>
      </w:r>
    </w:p>
    <w:p w:rsidR="00D9264F" w:rsidRPr="006556B5" w:rsidRDefault="00D9264F" w:rsidP="006556B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410B8">
        <w:rPr>
          <w:rFonts w:ascii="Arial" w:hAnsi="Arial" w:cs="Arial"/>
          <w:sz w:val="24"/>
          <w:szCs w:val="24"/>
        </w:rPr>
        <w:t>O sistema deve permitir multiacessos a todas as funcionalidades</w:t>
      </w:r>
      <w:r w:rsidR="00572ADB" w:rsidRPr="002410B8">
        <w:rPr>
          <w:rFonts w:ascii="Arial" w:hAnsi="Arial" w:cs="Arial"/>
          <w:sz w:val="24"/>
          <w:szCs w:val="24"/>
        </w:rPr>
        <w:t>.</w:t>
      </w:r>
    </w:p>
    <w:p w:rsidR="00572ADB" w:rsidRPr="00572ADB" w:rsidRDefault="00572ADB" w:rsidP="00572AD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C808FC" w:rsidRPr="00C808FC" w:rsidRDefault="00C808FC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C808FC">
        <w:rPr>
          <w:rFonts w:ascii="Arial" w:hAnsi="Arial" w:cs="Arial"/>
          <w:b/>
          <w:sz w:val="24"/>
          <w:szCs w:val="24"/>
        </w:rPr>
        <w:t>[</w:t>
      </w:r>
      <w:r w:rsidR="006556B5" w:rsidRPr="00C808FC">
        <w:rPr>
          <w:rFonts w:ascii="Arial" w:hAnsi="Arial" w:cs="Arial"/>
          <w:b/>
          <w:sz w:val="24"/>
          <w:szCs w:val="24"/>
        </w:rPr>
        <w:t>RNF0</w:t>
      </w:r>
      <w:r w:rsidRPr="00C808FC">
        <w:rPr>
          <w:rFonts w:ascii="Arial" w:hAnsi="Arial" w:cs="Arial"/>
          <w:b/>
          <w:sz w:val="24"/>
          <w:szCs w:val="24"/>
        </w:rPr>
        <w:t>4] Vocabulário Compatível</w:t>
      </w:r>
    </w:p>
    <w:p w:rsidR="0057183C" w:rsidRDefault="00D9264F" w:rsidP="00E3270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>As funcionalidades do sistema devem fazer uso de vocabulário compatível com aquele utilizado pelo cliente e no negócio.</w:t>
      </w:r>
    </w:p>
    <w:p w:rsidR="009014DE" w:rsidRDefault="009014DE">
      <w:pPr>
        <w:rPr>
          <w:rFonts w:ascii="Arial" w:hAnsi="Arial" w:cs="Arial"/>
          <w:b/>
          <w:sz w:val="24"/>
          <w:szCs w:val="24"/>
        </w:rPr>
      </w:pPr>
    </w:p>
    <w:p w:rsidR="00C808FC" w:rsidRPr="0057183C" w:rsidRDefault="00C808FC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57183C">
        <w:rPr>
          <w:rFonts w:ascii="Arial" w:hAnsi="Arial" w:cs="Arial"/>
          <w:b/>
          <w:sz w:val="24"/>
          <w:szCs w:val="24"/>
        </w:rPr>
        <w:t>[</w:t>
      </w:r>
      <w:r w:rsidR="006556B5" w:rsidRPr="0057183C">
        <w:rPr>
          <w:rFonts w:ascii="Arial" w:hAnsi="Arial" w:cs="Arial"/>
          <w:b/>
          <w:sz w:val="24"/>
          <w:szCs w:val="24"/>
        </w:rPr>
        <w:t>RNF0</w:t>
      </w:r>
      <w:r w:rsidRPr="0057183C">
        <w:rPr>
          <w:rFonts w:ascii="Arial" w:hAnsi="Arial" w:cs="Arial"/>
          <w:b/>
          <w:sz w:val="24"/>
          <w:szCs w:val="24"/>
        </w:rPr>
        <w:t>5]</w:t>
      </w:r>
      <w:r w:rsidR="006556B5" w:rsidRPr="0057183C">
        <w:rPr>
          <w:rFonts w:ascii="Arial" w:hAnsi="Arial" w:cs="Arial"/>
          <w:b/>
          <w:sz w:val="24"/>
          <w:szCs w:val="24"/>
        </w:rPr>
        <w:t xml:space="preserve"> </w:t>
      </w:r>
      <w:r w:rsidR="0057183C" w:rsidRPr="0057183C">
        <w:rPr>
          <w:rFonts w:ascii="Arial" w:hAnsi="Arial" w:cs="Arial"/>
          <w:b/>
          <w:sz w:val="24"/>
          <w:szCs w:val="24"/>
        </w:rPr>
        <w:t>Formatação dos campos</w:t>
      </w:r>
    </w:p>
    <w:p w:rsidR="00D9264F" w:rsidRPr="006556B5" w:rsidRDefault="00D9264F" w:rsidP="006556B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 xml:space="preserve">Todos os campos devem estar formatados e preparados para receber unicamente o tipo de dado que se propõe a receber. </w:t>
      </w:r>
    </w:p>
    <w:p w:rsidR="0057183C" w:rsidRDefault="0057183C" w:rsidP="006556B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57183C" w:rsidRPr="0057183C" w:rsidRDefault="0057183C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57183C">
        <w:rPr>
          <w:rFonts w:ascii="Arial" w:hAnsi="Arial" w:cs="Arial"/>
          <w:b/>
          <w:sz w:val="24"/>
          <w:szCs w:val="24"/>
        </w:rPr>
        <w:t>[</w:t>
      </w:r>
      <w:r w:rsidR="006556B5" w:rsidRPr="0057183C">
        <w:rPr>
          <w:rFonts w:ascii="Arial" w:hAnsi="Arial" w:cs="Arial"/>
          <w:b/>
          <w:sz w:val="24"/>
          <w:szCs w:val="24"/>
        </w:rPr>
        <w:t>RNF0</w:t>
      </w:r>
      <w:r w:rsidRPr="0057183C">
        <w:rPr>
          <w:rFonts w:ascii="Arial" w:hAnsi="Arial" w:cs="Arial"/>
          <w:b/>
          <w:sz w:val="24"/>
          <w:szCs w:val="24"/>
        </w:rPr>
        <w:t>6] Funcionalidade de Atualização</w:t>
      </w:r>
    </w:p>
    <w:p w:rsidR="00405B76" w:rsidRDefault="00D9264F" w:rsidP="00605CE1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>Todas as funcionalidades de atualização devem ter mensagem visual de sucesso ou insucesso de finalização.</w:t>
      </w:r>
    </w:p>
    <w:p w:rsidR="00605CE1" w:rsidRDefault="00605CE1" w:rsidP="00605CE1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57183C" w:rsidRPr="0057183C" w:rsidRDefault="0057183C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57183C">
        <w:rPr>
          <w:rFonts w:ascii="Arial" w:hAnsi="Arial" w:cs="Arial"/>
          <w:b/>
          <w:sz w:val="24"/>
          <w:szCs w:val="24"/>
        </w:rPr>
        <w:t>[</w:t>
      </w:r>
      <w:r w:rsidR="006556B5" w:rsidRPr="0057183C">
        <w:rPr>
          <w:rFonts w:ascii="Arial" w:hAnsi="Arial" w:cs="Arial"/>
          <w:b/>
          <w:sz w:val="24"/>
          <w:szCs w:val="24"/>
        </w:rPr>
        <w:t>RNF0</w:t>
      </w:r>
      <w:r w:rsidRPr="0057183C">
        <w:rPr>
          <w:rFonts w:ascii="Arial" w:hAnsi="Arial" w:cs="Arial"/>
          <w:b/>
          <w:sz w:val="24"/>
          <w:szCs w:val="24"/>
        </w:rPr>
        <w:t>7] Interface agradável</w:t>
      </w:r>
    </w:p>
    <w:p w:rsidR="00572ADB" w:rsidRPr="006556B5" w:rsidRDefault="00572ADB" w:rsidP="006556B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>As interfaces deverão ser selecionadas de forma criteriosa a cor de fundo para que o contraste entre fundo e texto facilite a leitura do usuário;</w:t>
      </w:r>
    </w:p>
    <w:p w:rsidR="00572ADB" w:rsidRDefault="00572ADB" w:rsidP="00572ADB">
      <w:pPr>
        <w:pStyle w:val="ListParagraph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57183C" w:rsidRPr="0057183C" w:rsidRDefault="0057183C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57183C">
        <w:rPr>
          <w:rFonts w:ascii="Arial" w:hAnsi="Arial" w:cs="Arial"/>
          <w:b/>
          <w:sz w:val="24"/>
          <w:szCs w:val="24"/>
        </w:rPr>
        <w:t>[RNF08] Campos Obrigatórios</w:t>
      </w:r>
    </w:p>
    <w:p w:rsidR="00572ADB" w:rsidRPr="006556B5" w:rsidRDefault="00572ADB" w:rsidP="006556B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>Os campos de preenchimento obrigatório deverão ser indicados através da palavra “Obrigatório”</w:t>
      </w:r>
      <w:r w:rsidR="0057183C">
        <w:rPr>
          <w:rFonts w:ascii="Arial" w:hAnsi="Arial" w:cs="Arial"/>
          <w:sz w:val="24"/>
          <w:szCs w:val="24"/>
        </w:rPr>
        <w:t xml:space="preserve"> ou sinalizado com “*”</w:t>
      </w:r>
      <w:r w:rsidRPr="006556B5">
        <w:rPr>
          <w:rFonts w:ascii="Arial" w:hAnsi="Arial" w:cs="Arial"/>
          <w:sz w:val="24"/>
          <w:szCs w:val="24"/>
        </w:rPr>
        <w:t>.</w:t>
      </w:r>
    </w:p>
    <w:p w:rsidR="00572ADB" w:rsidRDefault="00572ADB" w:rsidP="00572ADB">
      <w:pPr>
        <w:spacing w:after="0"/>
        <w:rPr>
          <w:rFonts w:ascii="Arial" w:hAnsi="Arial" w:cs="Arial"/>
          <w:sz w:val="24"/>
          <w:szCs w:val="24"/>
        </w:rPr>
      </w:pPr>
    </w:p>
    <w:p w:rsidR="00CD0DAD" w:rsidRPr="00D9264F" w:rsidRDefault="00CD0DAD" w:rsidP="00572ADB">
      <w:pPr>
        <w:spacing w:after="0"/>
        <w:rPr>
          <w:rFonts w:ascii="Arial" w:hAnsi="Arial" w:cs="Arial"/>
          <w:sz w:val="24"/>
          <w:szCs w:val="24"/>
        </w:rPr>
      </w:pPr>
    </w:p>
    <w:p w:rsidR="00605CE1" w:rsidRDefault="00605CE1">
      <w:pPr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  <w:r>
        <w:br w:type="page"/>
      </w:r>
    </w:p>
    <w:p w:rsidR="00382398" w:rsidRDefault="00382398" w:rsidP="00382398">
      <w:pPr>
        <w:pStyle w:val="Heading3"/>
      </w:pPr>
      <w:bookmarkStart w:id="369" w:name="_Toc398026552"/>
      <w:r>
        <w:lastRenderedPageBreak/>
        <w:t>Restrições de Implementação</w:t>
      </w:r>
      <w:bookmarkEnd w:id="369"/>
    </w:p>
    <w:p w:rsidR="00572ADB" w:rsidRPr="00572ADB" w:rsidRDefault="00572ADB" w:rsidP="00572ADB"/>
    <w:p w:rsidR="0057183C" w:rsidRPr="0057183C" w:rsidRDefault="0057183C" w:rsidP="006556B5">
      <w:pPr>
        <w:spacing w:after="0" w:line="24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57183C">
        <w:rPr>
          <w:rFonts w:ascii="Arial" w:hAnsi="Arial" w:cs="Arial"/>
          <w:b/>
          <w:sz w:val="24"/>
          <w:szCs w:val="24"/>
        </w:rPr>
        <w:t>[RNF09] Padrão MVC</w:t>
      </w:r>
    </w:p>
    <w:p w:rsidR="00572ADB" w:rsidRPr="00572ADB" w:rsidRDefault="00572ADB" w:rsidP="006556B5">
      <w:pPr>
        <w:spacing w:after="0" w:line="24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572ADB">
        <w:rPr>
          <w:rFonts w:ascii="Arial" w:hAnsi="Arial" w:cs="Arial"/>
          <w:sz w:val="24"/>
          <w:szCs w:val="24"/>
        </w:rPr>
        <w:t>O sistema deverá ser estruturado conforme padrão MVC</w:t>
      </w:r>
      <w:r>
        <w:rPr>
          <w:rFonts w:ascii="Arial" w:hAnsi="Arial" w:cs="Arial"/>
          <w:sz w:val="24"/>
          <w:szCs w:val="24"/>
        </w:rPr>
        <w:t>.</w:t>
      </w:r>
    </w:p>
    <w:p w:rsidR="00572ADB" w:rsidRDefault="00572ADB" w:rsidP="006556B5">
      <w:pPr>
        <w:spacing w:after="0" w:line="240" w:lineRule="auto"/>
        <w:ind w:left="720"/>
        <w:contextualSpacing/>
        <w:jc w:val="both"/>
        <w:rPr>
          <w:rFonts w:ascii="Arial" w:hAnsi="Arial" w:cs="Arial"/>
          <w:sz w:val="24"/>
          <w:szCs w:val="24"/>
        </w:rPr>
      </w:pPr>
    </w:p>
    <w:p w:rsidR="0057183C" w:rsidRPr="0057183C" w:rsidRDefault="0057183C" w:rsidP="006556B5">
      <w:pPr>
        <w:spacing w:after="0" w:line="24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57183C">
        <w:rPr>
          <w:rFonts w:ascii="Arial" w:hAnsi="Arial" w:cs="Arial"/>
          <w:b/>
          <w:sz w:val="24"/>
          <w:szCs w:val="24"/>
        </w:rPr>
        <w:t>[</w:t>
      </w:r>
      <w:r w:rsidR="006556B5" w:rsidRPr="0057183C">
        <w:rPr>
          <w:rFonts w:ascii="Arial" w:hAnsi="Arial" w:cs="Arial"/>
          <w:b/>
          <w:sz w:val="24"/>
          <w:szCs w:val="24"/>
        </w:rPr>
        <w:t>RNF</w:t>
      </w:r>
      <w:r w:rsidRPr="0057183C">
        <w:rPr>
          <w:rFonts w:ascii="Arial" w:hAnsi="Arial" w:cs="Arial"/>
          <w:b/>
          <w:sz w:val="24"/>
          <w:szCs w:val="24"/>
        </w:rPr>
        <w:t>10] Java</w:t>
      </w:r>
      <w:r w:rsidR="006556B5" w:rsidRPr="0057183C">
        <w:rPr>
          <w:rFonts w:ascii="Arial" w:hAnsi="Arial" w:cs="Arial"/>
          <w:b/>
          <w:sz w:val="24"/>
          <w:szCs w:val="24"/>
        </w:rPr>
        <w:t xml:space="preserve"> </w:t>
      </w:r>
    </w:p>
    <w:p w:rsidR="0057183C" w:rsidRPr="00710C70" w:rsidRDefault="0057183C" w:rsidP="0057183C">
      <w:pPr>
        <w:spacing w:after="0"/>
        <w:rPr>
          <w:rFonts w:ascii="Arial" w:hAnsi="Arial" w:cs="Arial"/>
          <w:sz w:val="24"/>
          <w:szCs w:val="24"/>
        </w:rPr>
      </w:pPr>
      <w:r w:rsidRPr="00710C70">
        <w:rPr>
          <w:rFonts w:ascii="Arial" w:hAnsi="Arial" w:cs="Arial"/>
          <w:sz w:val="24"/>
          <w:szCs w:val="24"/>
        </w:rPr>
        <w:t xml:space="preserve">O desenvolvimento do sistema será feito na linguagem orientada a objetos Java. Esta é caracterizada por ser robusta e portável, sendo assim o sistema </w:t>
      </w:r>
      <w:r>
        <w:rPr>
          <w:rFonts w:ascii="Arial" w:hAnsi="Arial" w:cs="Arial"/>
          <w:b/>
          <w:i/>
          <w:sz w:val="24"/>
          <w:szCs w:val="24"/>
        </w:rPr>
        <w:t xml:space="preserve">DentRio </w:t>
      </w:r>
      <w:r w:rsidRPr="00710C70">
        <w:rPr>
          <w:rFonts w:ascii="Arial" w:hAnsi="Arial" w:cs="Arial"/>
          <w:sz w:val="24"/>
          <w:szCs w:val="24"/>
        </w:rPr>
        <w:t>pode ser adaptado a outros ambientes e sistemas operacionais.</w:t>
      </w:r>
    </w:p>
    <w:p w:rsidR="006556B5" w:rsidRDefault="006556B5" w:rsidP="006556B5">
      <w:pPr>
        <w:spacing w:after="0" w:line="24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57183C" w:rsidRPr="0057183C" w:rsidRDefault="0057183C" w:rsidP="006556B5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57183C">
        <w:rPr>
          <w:rFonts w:ascii="Arial" w:hAnsi="Arial" w:cs="Arial"/>
          <w:b/>
          <w:sz w:val="24"/>
          <w:szCs w:val="24"/>
        </w:rPr>
        <w:t xml:space="preserve">[RNF11] Banco de Dados </w:t>
      </w:r>
      <w:r w:rsidR="00204C93">
        <w:rPr>
          <w:rFonts w:ascii="Arial" w:hAnsi="Arial" w:cs="Arial"/>
          <w:b/>
          <w:sz w:val="24"/>
          <w:szCs w:val="24"/>
        </w:rPr>
        <w:t>My</w:t>
      </w:r>
      <w:r w:rsidRPr="0057183C">
        <w:rPr>
          <w:rFonts w:ascii="Arial" w:hAnsi="Arial" w:cs="Arial"/>
          <w:b/>
          <w:sz w:val="24"/>
          <w:szCs w:val="24"/>
        </w:rPr>
        <w:t>SQL</w:t>
      </w:r>
    </w:p>
    <w:p w:rsidR="006556B5" w:rsidRPr="006556B5" w:rsidRDefault="006556B5" w:rsidP="006556B5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6556B5">
        <w:rPr>
          <w:rFonts w:ascii="Arial" w:hAnsi="Arial" w:cs="Arial"/>
          <w:sz w:val="24"/>
          <w:szCs w:val="24"/>
        </w:rPr>
        <w:t>Banco de Dados</w:t>
      </w:r>
      <w:r>
        <w:rPr>
          <w:rFonts w:ascii="Arial" w:hAnsi="Arial" w:cs="Arial"/>
          <w:sz w:val="24"/>
          <w:szCs w:val="24"/>
        </w:rPr>
        <w:t xml:space="preserve"> do sistema será o</w:t>
      </w:r>
      <w:r w:rsidRPr="006556B5">
        <w:rPr>
          <w:rFonts w:ascii="Arial" w:hAnsi="Arial" w:cs="Arial"/>
          <w:sz w:val="24"/>
          <w:szCs w:val="24"/>
        </w:rPr>
        <w:t xml:space="preserve"> </w:t>
      </w:r>
      <w:r w:rsidR="00204C93">
        <w:rPr>
          <w:rFonts w:ascii="Arial" w:hAnsi="Arial" w:cs="Arial"/>
          <w:sz w:val="24"/>
          <w:szCs w:val="24"/>
        </w:rPr>
        <w:t>My</w:t>
      </w:r>
      <w:r w:rsidRPr="006556B5">
        <w:rPr>
          <w:rFonts w:ascii="Arial" w:hAnsi="Arial" w:cs="Arial"/>
          <w:sz w:val="24"/>
          <w:szCs w:val="24"/>
        </w:rPr>
        <w:t>SQL</w:t>
      </w:r>
      <w:r>
        <w:rPr>
          <w:rFonts w:ascii="Arial" w:hAnsi="Arial" w:cs="Arial"/>
          <w:sz w:val="24"/>
          <w:szCs w:val="24"/>
        </w:rPr>
        <w:t xml:space="preserve">, pois </w:t>
      </w:r>
      <w:r w:rsidRPr="006556B5">
        <w:rPr>
          <w:rFonts w:ascii="Arial" w:hAnsi="Arial" w:cs="Arial"/>
          <w:sz w:val="24"/>
          <w:szCs w:val="24"/>
        </w:rPr>
        <w:t xml:space="preserve">proporciona integridade, confiabilidade e segurança dos dados utilizados. O banco de dados </w:t>
      </w:r>
      <w:r w:rsidR="00204C93">
        <w:rPr>
          <w:rFonts w:ascii="Arial" w:hAnsi="Arial" w:cs="Arial"/>
          <w:sz w:val="24"/>
          <w:szCs w:val="24"/>
        </w:rPr>
        <w:t>My</w:t>
      </w:r>
      <w:r w:rsidRPr="006556B5">
        <w:rPr>
          <w:rFonts w:ascii="Arial" w:hAnsi="Arial" w:cs="Arial"/>
          <w:sz w:val="24"/>
          <w:szCs w:val="24"/>
        </w:rPr>
        <w:t xml:space="preserve">SQL é um servidor de banco de dados altamente sofisticado, com alta performance, estável e capacitado para lidar com grandes volumes de dados. </w:t>
      </w:r>
      <w:r>
        <w:rPr>
          <w:rFonts w:ascii="Arial" w:hAnsi="Arial" w:cs="Arial"/>
          <w:sz w:val="24"/>
          <w:szCs w:val="24"/>
        </w:rPr>
        <w:t>Trata-se de um software</w:t>
      </w:r>
      <w:r w:rsidRPr="006556B5">
        <w:rPr>
          <w:rFonts w:ascii="Arial" w:hAnsi="Arial" w:cs="Arial"/>
          <w:sz w:val="24"/>
          <w:szCs w:val="24"/>
        </w:rPr>
        <w:t xml:space="preserve"> Open Source e sem custos de licença.</w:t>
      </w:r>
    </w:p>
    <w:p w:rsidR="00572ADB" w:rsidRDefault="00572ADB" w:rsidP="006556B5">
      <w:pPr>
        <w:spacing w:after="0" w:line="240" w:lineRule="auto"/>
        <w:ind w:left="720"/>
        <w:contextualSpacing/>
        <w:jc w:val="both"/>
        <w:rPr>
          <w:rFonts w:ascii="Arial" w:hAnsi="Arial" w:cs="Arial"/>
          <w:sz w:val="24"/>
          <w:szCs w:val="24"/>
        </w:rPr>
      </w:pPr>
    </w:p>
    <w:p w:rsidR="0057183C" w:rsidRPr="007F4ED1" w:rsidRDefault="0057183C" w:rsidP="006556B5">
      <w:pPr>
        <w:spacing w:after="0" w:line="24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7F4ED1">
        <w:rPr>
          <w:rFonts w:ascii="Arial" w:hAnsi="Arial" w:cs="Arial"/>
          <w:b/>
          <w:sz w:val="24"/>
          <w:szCs w:val="24"/>
        </w:rPr>
        <w:t>[</w:t>
      </w:r>
      <w:r w:rsidR="006556B5" w:rsidRPr="007F4ED1">
        <w:rPr>
          <w:rFonts w:ascii="Arial" w:hAnsi="Arial" w:cs="Arial"/>
          <w:b/>
          <w:sz w:val="24"/>
          <w:szCs w:val="24"/>
        </w:rPr>
        <w:t>RNF1</w:t>
      </w:r>
      <w:r w:rsidRPr="007F4ED1">
        <w:rPr>
          <w:rFonts w:ascii="Arial" w:hAnsi="Arial" w:cs="Arial"/>
          <w:b/>
          <w:sz w:val="24"/>
          <w:szCs w:val="24"/>
        </w:rPr>
        <w:t xml:space="preserve">2] </w:t>
      </w:r>
      <w:r w:rsidR="007F4ED1" w:rsidRPr="007F4ED1">
        <w:rPr>
          <w:rFonts w:ascii="Arial" w:hAnsi="Arial" w:cs="Arial"/>
          <w:b/>
          <w:sz w:val="24"/>
          <w:szCs w:val="24"/>
        </w:rPr>
        <w:t>Ambiente Web</w:t>
      </w:r>
    </w:p>
    <w:p w:rsidR="00572ADB" w:rsidRPr="00572ADB" w:rsidRDefault="00572ADB" w:rsidP="006556B5">
      <w:pPr>
        <w:spacing w:after="0" w:line="24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572ADB">
        <w:rPr>
          <w:rFonts w:ascii="Arial" w:hAnsi="Arial" w:cs="Arial"/>
          <w:sz w:val="24"/>
          <w:szCs w:val="24"/>
        </w:rPr>
        <w:t>O sistema deverá ser executado em ambiente web a fim de permitir o acesso remoto através de qualquer navegador disponível no mercado.</w:t>
      </w:r>
    </w:p>
    <w:p w:rsidR="00572ADB" w:rsidRDefault="00572ADB" w:rsidP="006556B5">
      <w:pPr>
        <w:spacing w:after="0" w:line="240" w:lineRule="auto"/>
        <w:ind w:left="720"/>
        <w:contextualSpacing/>
        <w:jc w:val="both"/>
        <w:rPr>
          <w:rFonts w:ascii="Arial" w:hAnsi="Arial" w:cs="Arial"/>
          <w:sz w:val="24"/>
          <w:szCs w:val="24"/>
        </w:rPr>
      </w:pPr>
    </w:p>
    <w:p w:rsidR="007F4ED1" w:rsidRPr="007F4ED1" w:rsidRDefault="007F4ED1" w:rsidP="006556B5">
      <w:pPr>
        <w:spacing w:after="0" w:line="24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7F4ED1">
        <w:rPr>
          <w:rFonts w:ascii="Arial" w:hAnsi="Arial" w:cs="Arial"/>
          <w:b/>
          <w:sz w:val="24"/>
          <w:szCs w:val="24"/>
        </w:rPr>
        <w:t>[</w:t>
      </w:r>
      <w:r w:rsidR="006556B5" w:rsidRPr="007F4ED1">
        <w:rPr>
          <w:rFonts w:ascii="Arial" w:hAnsi="Arial" w:cs="Arial"/>
          <w:b/>
          <w:sz w:val="24"/>
          <w:szCs w:val="24"/>
        </w:rPr>
        <w:t>RNF1</w:t>
      </w:r>
      <w:r w:rsidRPr="007F4ED1">
        <w:rPr>
          <w:rFonts w:ascii="Arial" w:hAnsi="Arial" w:cs="Arial"/>
          <w:b/>
          <w:sz w:val="24"/>
          <w:szCs w:val="24"/>
        </w:rPr>
        <w:t>3] Codificação</w:t>
      </w:r>
    </w:p>
    <w:p w:rsidR="00572ADB" w:rsidRPr="00572ADB" w:rsidRDefault="00572ADB" w:rsidP="006556B5">
      <w:pPr>
        <w:spacing w:after="0" w:line="24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572ADB">
        <w:rPr>
          <w:rFonts w:ascii="Arial" w:hAnsi="Arial" w:cs="Arial"/>
          <w:sz w:val="24"/>
          <w:szCs w:val="24"/>
        </w:rPr>
        <w:t>Todas as interfaces deverão utilizar a mesma codificação</w:t>
      </w:r>
      <w:r>
        <w:rPr>
          <w:rFonts w:ascii="Arial" w:hAnsi="Arial" w:cs="Arial"/>
          <w:sz w:val="24"/>
          <w:szCs w:val="24"/>
        </w:rPr>
        <w:t>.</w:t>
      </w:r>
    </w:p>
    <w:p w:rsidR="00572ADB" w:rsidRDefault="00572ADB" w:rsidP="006556B5">
      <w:pPr>
        <w:spacing w:after="0" w:line="240" w:lineRule="auto"/>
        <w:ind w:left="720"/>
        <w:contextualSpacing/>
        <w:jc w:val="both"/>
        <w:rPr>
          <w:rFonts w:ascii="Arial" w:hAnsi="Arial" w:cs="Arial"/>
          <w:sz w:val="24"/>
          <w:szCs w:val="24"/>
        </w:rPr>
      </w:pPr>
    </w:p>
    <w:p w:rsidR="007F4ED1" w:rsidRPr="007F4ED1" w:rsidRDefault="007F4ED1" w:rsidP="006556B5">
      <w:pPr>
        <w:spacing w:after="0" w:line="24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7F4ED1">
        <w:rPr>
          <w:rFonts w:ascii="Arial" w:hAnsi="Arial" w:cs="Arial"/>
          <w:b/>
          <w:sz w:val="24"/>
          <w:szCs w:val="24"/>
        </w:rPr>
        <w:t>[</w:t>
      </w:r>
      <w:r w:rsidR="006556B5" w:rsidRPr="007F4ED1">
        <w:rPr>
          <w:rFonts w:ascii="Arial" w:hAnsi="Arial" w:cs="Arial"/>
          <w:b/>
          <w:sz w:val="24"/>
          <w:szCs w:val="24"/>
        </w:rPr>
        <w:t>RNF1</w:t>
      </w:r>
      <w:r w:rsidRPr="007F4ED1">
        <w:rPr>
          <w:rFonts w:ascii="Arial" w:hAnsi="Arial" w:cs="Arial"/>
          <w:b/>
          <w:sz w:val="24"/>
          <w:szCs w:val="24"/>
        </w:rPr>
        <w:t xml:space="preserve">4] Resolução </w:t>
      </w:r>
      <w:r>
        <w:rPr>
          <w:rFonts w:ascii="Arial" w:hAnsi="Arial" w:cs="Arial"/>
          <w:b/>
          <w:sz w:val="24"/>
          <w:szCs w:val="24"/>
        </w:rPr>
        <w:t xml:space="preserve">do </w:t>
      </w:r>
      <w:r w:rsidRPr="007F4ED1">
        <w:rPr>
          <w:rFonts w:ascii="Arial" w:hAnsi="Arial" w:cs="Arial"/>
          <w:b/>
          <w:sz w:val="24"/>
          <w:szCs w:val="24"/>
        </w:rPr>
        <w:t>Monitor</w:t>
      </w:r>
    </w:p>
    <w:p w:rsidR="00E32703" w:rsidRDefault="00572ADB" w:rsidP="001E77C5">
      <w:pPr>
        <w:spacing w:after="0" w:line="24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572ADB">
        <w:rPr>
          <w:rFonts w:ascii="Arial" w:hAnsi="Arial" w:cs="Arial"/>
          <w:sz w:val="24"/>
          <w:szCs w:val="24"/>
        </w:rPr>
        <w:t>O projeto deverá ser independente da resolução do monitor.</w:t>
      </w:r>
    </w:p>
    <w:p w:rsidR="001E77C5" w:rsidRDefault="001E77C5" w:rsidP="001E77C5">
      <w:pPr>
        <w:spacing w:after="0" w:line="24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7F4ED1" w:rsidRPr="007F4ED1" w:rsidRDefault="007F4ED1" w:rsidP="006556B5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7F4ED1">
        <w:rPr>
          <w:rFonts w:ascii="Arial" w:hAnsi="Arial" w:cs="Arial"/>
          <w:b/>
          <w:sz w:val="24"/>
          <w:szCs w:val="24"/>
        </w:rPr>
        <w:t>[RNF15] Sistema Operacional</w:t>
      </w:r>
      <w:r>
        <w:rPr>
          <w:rFonts w:ascii="Arial" w:hAnsi="Arial" w:cs="Arial"/>
          <w:b/>
          <w:sz w:val="24"/>
          <w:szCs w:val="24"/>
        </w:rPr>
        <w:t xml:space="preserve"> Windows</w:t>
      </w:r>
    </w:p>
    <w:p w:rsidR="006556B5" w:rsidRDefault="006556B5" w:rsidP="006556B5">
      <w:pPr>
        <w:spacing w:after="0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>O Sistema Operacional será o Windows, pois p</w:t>
      </w:r>
      <w:r w:rsidRPr="00710C70">
        <w:rPr>
          <w:rFonts w:ascii="Arial" w:hAnsi="Arial" w:cs="Arial"/>
          <w:sz w:val="24"/>
          <w:szCs w:val="24"/>
        </w:rPr>
        <w:t>roporciona melhor usabilidade aos usuários do sistema</w:t>
      </w:r>
      <w:r>
        <w:rPr>
          <w:rFonts w:ascii="Arial" w:hAnsi="Arial" w:cs="Arial"/>
          <w:sz w:val="24"/>
          <w:szCs w:val="24"/>
        </w:rPr>
        <w:t xml:space="preserve">, visto que já estão </w:t>
      </w:r>
      <w:r w:rsidRPr="00710C70">
        <w:rPr>
          <w:rFonts w:ascii="Arial" w:hAnsi="Arial" w:cs="Arial"/>
          <w:sz w:val="24"/>
          <w:szCs w:val="24"/>
        </w:rPr>
        <w:t xml:space="preserve">familiarizados com o </w:t>
      </w:r>
      <w:r>
        <w:rPr>
          <w:rFonts w:ascii="Arial" w:hAnsi="Arial" w:cs="Arial"/>
          <w:sz w:val="24"/>
          <w:szCs w:val="24"/>
        </w:rPr>
        <w:t>mesmo.</w:t>
      </w:r>
    </w:p>
    <w:p w:rsidR="006556B5" w:rsidRDefault="006556B5" w:rsidP="006556B5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7F4ED1" w:rsidRPr="007F4ED1" w:rsidRDefault="007F4ED1" w:rsidP="006556B5">
      <w:pPr>
        <w:spacing w:after="0"/>
        <w:rPr>
          <w:rFonts w:ascii="Arial" w:hAnsi="Arial" w:cs="Arial"/>
          <w:b/>
          <w:sz w:val="24"/>
          <w:szCs w:val="24"/>
        </w:rPr>
      </w:pPr>
      <w:r w:rsidRPr="007F4ED1">
        <w:rPr>
          <w:rFonts w:ascii="Arial" w:hAnsi="Arial" w:cs="Arial"/>
          <w:b/>
          <w:sz w:val="24"/>
          <w:szCs w:val="24"/>
        </w:rPr>
        <w:t>[</w:t>
      </w:r>
      <w:r w:rsidR="006556B5" w:rsidRPr="007F4ED1">
        <w:rPr>
          <w:rFonts w:ascii="Arial" w:hAnsi="Arial" w:cs="Arial"/>
          <w:b/>
          <w:sz w:val="24"/>
          <w:szCs w:val="24"/>
        </w:rPr>
        <w:t>RNF1</w:t>
      </w:r>
      <w:r>
        <w:rPr>
          <w:rFonts w:ascii="Arial" w:hAnsi="Arial" w:cs="Arial"/>
          <w:b/>
          <w:sz w:val="24"/>
          <w:szCs w:val="24"/>
        </w:rPr>
        <w:t>6</w:t>
      </w:r>
      <w:r w:rsidRPr="007F4ED1">
        <w:rPr>
          <w:rFonts w:ascii="Arial" w:hAnsi="Arial" w:cs="Arial"/>
          <w:b/>
          <w:sz w:val="24"/>
          <w:szCs w:val="24"/>
        </w:rPr>
        <w:t>] Hardware Adequado</w:t>
      </w:r>
    </w:p>
    <w:p w:rsidR="006556B5" w:rsidRPr="00710C70" w:rsidRDefault="006556B5" w:rsidP="007F4ED1">
      <w:pPr>
        <w:spacing w:after="0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 xml:space="preserve"> </w:t>
      </w:r>
      <w:r w:rsidRPr="00710C70">
        <w:rPr>
          <w:rFonts w:ascii="Arial" w:hAnsi="Arial" w:cs="Arial"/>
          <w:sz w:val="24"/>
          <w:szCs w:val="24"/>
        </w:rPr>
        <w:t xml:space="preserve">A máquina disponível para a implantação do sistema </w:t>
      </w:r>
      <w:r>
        <w:rPr>
          <w:rFonts w:ascii="Arial" w:hAnsi="Arial" w:cs="Arial"/>
          <w:b/>
          <w:i/>
          <w:sz w:val="24"/>
          <w:szCs w:val="24"/>
        </w:rPr>
        <w:t xml:space="preserve">DentRio </w:t>
      </w:r>
      <w:r w:rsidRPr="00710C70">
        <w:rPr>
          <w:rFonts w:ascii="Arial" w:hAnsi="Arial" w:cs="Arial"/>
          <w:sz w:val="24"/>
          <w:szCs w:val="24"/>
        </w:rPr>
        <w:t xml:space="preserve">possui um processador </w:t>
      </w:r>
      <w:r w:rsidR="00204C93">
        <w:rPr>
          <w:rFonts w:ascii="Arial" w:hAnsi="Arial" w:cs="Arial"/>
          <w:sz w:val="24"/>
          <w:szCs w:val="24"/>
        </w:rPr>
        <w:t>Intel Core2Duo</w:t>
      </w:r>
      <w:r w:rsidRPr="00710C70">
        <w:rPr>
          <w:rFonts w:ascii="Arial" w:hAnsi="Arial" w:cs="Arial"/>
          <w:sz w:val="24"/>
          <w:szCs w:val="24"/>
        </w:rPr>
        <w:t xml:space="preserve"> </w:t>
      </w:r>
      <w:r w:rsidR="00D11FCA">
        <w:rPr>
          <w:rFonts w:ascii="Arial" w:hAnsi="Arial" w:cs="Arial"/>
          <w:sz w:val="24"/>
          <w:szCs w:val="24"/>
        </w:rPr>
        <w:t>1.8GHz</w:t>
      </w:r>
      <w:r w:rsidRPr="00710C70">
        <w:rPr>
          <w:rFonts w:ascii="Arial" w:hAnsi="Arial" w:cs="Arial"/>
          <w:sz w:val="24"/>
          <w:szCs w:val="24"/>
        </w:rPr>
        <w:t xml:space="preserve">, </w:t>
      </w:r>
      <w:r w:rsidR="00D11FCA">
        <w:rPr>
          <w:rFonts w:ascii="Arial" w:hAnsi="Arial" w:cs="Arial"/>
          <w:sz w:val="24"/>
          <w:szCs w:val="24"/>
        </w:rPr>
        <w:t xml:space="preserve">4GB </w:t>
      </w:r>
      <w:r w:rsidRPr="00710C70">
        <w:rPr>
          <w:rFonts w:ascii="Arial" w:hAnsi="Arial" w:cs="Arial"/>
          <w:sz w:val="24"/>
          <w:szCs w:val="24"/>
        </w:rPr>
        <w:t xml:space="preserve">de memória RAM, disco para armazenamento com capacidade de </w:t>
      </w:r>
      <w:r w:rsidR="00D11FCA">
        <w:rPr>
          <w:rFonts w:ascii="Arial" w:hAnsi="Arial" w:cs="Arial"/>
          <w:sz w:val="24"/>
          <w:szCs w:val="24"/>
        </w:rPr>
        <w:t>500</w:t>
      </w:r>
      <w:r w:rsidRPr="00710C70">
        <w:rPr>
          <w:rFonts w:ascii="Arial" w:hAnsi="Arial" w:cs="Arial"/>
          <w:sz w:val="24"/>
          <w:szCs w:val="24"/>
        </w:rPr>
        <w:t xml:space="preserve"> gigabytes. Estas características verificadas determinam que este computador é adequado para um bom funcionamento do software.</w:t>
      </w:r>
    </w:p>
    <w:p w:rsidR="006556B5" w:rsidRPr="00710C70" w:rsidRDefault="006556B5" w:rsidP="006556B5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6556B5" w:rsidRPr="006556B5" w:rsidRDefault="006556B5" w:rsidP="006556B5">
      <w:pPr>
        <w:spacing w:after="0" w:line="24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572ADB" w:rsidRDefault="00572ADB" w:rsidP="00572ADB">
      <w:pPr>
        <w:spacing w:after="0" w:line="360" w:lineRule="auto"/>
        <w:ind w:left="720"/>
        <w:contextualSpacing/>
        <w:jc w:val="both"/>
      </w:pPr>
    </w:p>
    <w:p w:rsidR="00605CE1" w:rsidRDefault="00605CE1">
      <w:pPr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  <w:r>
        <w:br w:type="page"/>
      </w:r>
    </w:p>
    <w:p w:rsidR="00382398" w:rsidRDefault="00382398" w:rsidP="00605CE1">
      <w:pPr>
        <w:pStyle w:val="Heading3"/>
        <w:spacing w:before="0" w:line="240" w:lineRule="auto"/>
      </w:pPr>
      <w:bookmarkStart w:id="370" w:name="_Toc398026553"/>
      <w:r>
        <w:lastRenderedPageBreak/>
        <w:t>Confiabilidade</w:t>
      </w:r>
      <w:bookmarkEnd w:id="370"/>
    </w:p>
    <w:p w:rsidR="00382398" w:rsidRDefault="00382398" w:rsidP="00605CE1">
      <w:pPr>
        <w:spacing w:after="0" w:line="240" w:lineRule="auto"/>
      </w:pPr>
    </w:p>
    <w:p w:rsidR="00605CE1" w:rsidRDefault="00605CE1" w:rsidP="00605CE1">
      <w:pPr>
        <w:spacing w:after="0" w:line="240" w:lineRule="auto"/>
      </w:pPr>
    </w:p>
    <w:p w:rsidR="00405B76" w:rsidRPr="00405B76" w:rsidRDefault="00405B76" w:rsidP="00605CE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405B76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[RNF1</w:t>
      </w:r>
      <w:r w:rsidR="002410B8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7</w:t>
      </w:r>
      <w:r w:rsidRPr="00405B76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] Disponibilidade</w:t>
      </w:r>
    </w:p>
    <w:p w:rsidR="00382398" w:rsidRDefault="00382398" w:rsidP="00605CE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566D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sistema deverá estar disponível em tempo integral, tanto para uso comercial pelos funcionários durante o atendimento ao público quanto pelos sócios caso ocorra alguma eventualidade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fora do horário de atendimento.</w:t>
      </w:r>
    </w:p>
    <w:p w:rsidR="001E77C5" w:rsidRDefault="001E77C5" w:rsidP="00605CE1">
      <w:pPr>
        <w:spacing w:after="0" w:line="240" w:lineRule="auto"/>
        <w:rPr>
          <w:rFonts w:asciiTheme="majorHAnsi" w:eastAsia="Times New Roman" w:hAnsiTheme="majorHAnsi" w:cstheme="majorBidi"/>
          <w:color w:val="1F4D78" w:themeColor="accent1" w:themeShade="7F"/>
          <w:sz w:val="32"/>
          <w:szCs w:val="24"/>
          <w:lang w:eastAsia="pt-BR"/>
        </w:rPr>
      </w:pPr>
    </w:p>
    <w:p w:rsidR="00605CE1" w:rsidRDefault="00605CE1" w:rsidP="00605CE1">
      <w:pPr>
        <w:spacing w:after="0" w:line="240" w:lineRule="auto"/>
        <w:rPr>
          <w:rFonts w:asciiTheme="majorHAnsi" w:eastAsia="Times New Roman" w:hAnsiTheme="majorHAnsi" w:cstheme="majorBidi"/>
          <w:color w:val="1F4D78" w:themeColor="accent1" w:themeShade="7F"/>
          <w:sz w:val="32"/>
          <w:szCs w:val="24"/>
          <w:lang w:eastAsia="pt-BR"/>
        </w:rPr>
      </w:pPr>
    </w:p>
    <w:p w:rsidR="00382398" w:rsidRDefault="00382398" w:rsidP="00605CE1">
      <w:pPr>
        <w:pStyle w:val="Heading3"/>
        <w:spacing w:before="0" w:line="240" w:lineRule="auto"/>
        <w:rPr>
          <w:rFonts w:eastAsia="Times New Roman"/>
          <w:lang w:eastAsia="pt-BR"/>
        </w:rPr>
      </w:pPr>
      <w:bookmarkStart w:id="371" w:name="_Toc398026554"/>
      <w:r>
        <w:rPr>
          <w:rFonts w:eastAsia="Times New Roman"/>
          <w:lang w:eastAsia="pt-BR"/>
        </w:rPr>
        <w:t>Desempenho</w:t>
      </w:r>
      <w:bookmarkEnd w:id="371"/>
    </w:p>
    <w:p w:rsidR="00382398" w:rsidRDefault="00382398" w:rsidP="00605CE1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605CE1" w:rsidRDefault="00605CE1" w:rsidP="00605CE1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605CE1" w:rsidRDefault="00405B76" w:rsidP="00605CE1">
      <w:pPr>
        <w:spacing w:after="0" w:line="24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405B76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[RNF1</w:t>
      </w:r>
      <w:r w:rsidR="002410B8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8</w:t>
      </w:r>
      <w:r w:rsidRPr="00405B76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] Tempo de Resposta</w:t>
      </w:r>
    </w:p>
    <w:p w:rsidR="00382398" w:rsidRPr="00605CE1" w:rsidRDefault="00382398" w:rsidP="00605CE1">
      <w:pPr>
        <w:spacing w:after="0" w:line="24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C566D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tempo de resposta do sistema não deverá ser maior do que 07 (sete) segundos, desde que possua condições para seu acesso como internet estável para inserção de dados e recepção de arquivos e equipamento propício para sua utilização.</w:t>
      </w:r>
    </w:p>
    <w:p w:rsidR="00382398" w:rsidRDefault="00382398" w:rsidP="00605CE1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605CE1" w:rsidRDefault="00605CE1" w:rsidP="00605CE1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382398" w:rsidRDefault="00382398" w:rsidP="00605CE1">
      <w:pPr>
        <w:pStyle w:val="Heading3"/>
        <w:spacing w:before="0" w:line="240" w:lineRule="auto"/>
      </w:pPr>
      <w:bookmarkStart w:id="372" w:name="_Toc398026555"/>
      <w:r>
        <w:t>Segurança</w:t>
      </w:r>
      <w:bookmarkEnd w:id="372"/>
    </w:p>
    <w:p w:rsidR="00382398" w:rsidRDefault="00382398" w:rsidP="00605CE1">
      <w:pPr>
        <w:spacing w:after="0" w:line="240" w:lineRule="auto"/>
      </w:pPr>
    </w:p>
    <w:p w:rsidR="002410B8" w:rsidRPr="007F4ED1" w:rsidRDefault="002410B8" w:rsidP="002410B8">
      <w:pPr>
        <w:spacing w:after="0"/>
        <w:rPr>
          <w:rFonts w:ascii="Arial" w:hAnsi="Arial" w:cs="Arial"/>
          <w:b/>
          <w:sz w:val="24"/>
          <w:szCs w:val="24"/>
        </w:rPr>
      </w:pPr>
      <w:r w:rsidRPr="007F4ED1">
        <w:rPr>
          <w:rFonts w:ascii="Arial" w:hAnsi="Arial" w:cs="Arial"/>
          <w:b/>
          <w:sz w:val="24"/>
          <w:szCs w:val="24"/>
        </w:rPr>
        <w:t>[RNF1</w:t>
      </w:r>
      <w:r>
        <w:rPr>
          <w:rFonts w:ascii="Arial" w:hAnsi="Arial" w:cs="Arial"/>
          <w:b/>
          <w:sz w:val="24"/>
          <w:szCs w:val="24"/>
        </w:rPr>
        <w:t>9</w:t>
      </w:r>
      <w:r w:rsidRPr="007F4ED1">
        <w:rPr>
          <w:rFonts w:ascii="Arial" w:hAnsi="Arial" w:cs="Arial"/>
          <w:b/>
          <w:sz w:val="24"/>
          <w:szCs w:val="24"/>
        </w:rPr>
        <w:t>] Login</w:t>
      </w:r>
    </w:p>
    <w:p w:rsidR="002410B8" w:rsidRPr="00710C70" w:rsidRDefault="002410B8" w:rsidP="002410B8">
      <w:pPr>
        <w:spacing w:after="0"/>
        <w:jc w:val="both"/>
        <w:rPr>
          <w:rFonts w:ascii="Arial" w:hAnsi="Arial" w:cs="Arial"/>
          <w:sz w:val="24"/>
          <w:szCs w:val="24"/>
        </w:rPr>
      </w:pPr>
      <w:r w:rsidRPr="00710C70">
        <w:rPr>
          <w:rFonts w:ascii="Arial" w:hAnsi="Arial" w:cs="Arial"/>
          <w:sz w:val="24"/>
          <w:szCs w:val="24"/>
        </w:rPr>
        <w:t xml:space="preserve">Para sua utilização, o sistema necessita autenticar um determinado usuário através de seu nome de usuário </w:t>
      </w:r>
      <w:r>
        <w:rPr>
          <w:rFonts w:ascii="Arial" w:hAnsi="Arial" w:cs="Arial"/>
          <w:sz w:val="24"/>
          <w:szCs w:val="24"/>
        </w:rPr>
        <w:t xml:space="preserve">(login) </w:t>
      </w:r>
      <w:r w:rsidRPr="00710C70">
        <w:rPr>
          <w:rFonts w:ascii="Arial" w:hAnsi="Arial" w:cs="Arial"/>
          <w:sz w:val="24"/>
          <w:szCs w:val="24"/>
        </w:rPr>
        <w:t>e senha.</w:t>
      </w:r>
    </w:p>
    <w:p w:rsidR="00CD0DAD" w:rsidRDefault="00CD0DAD" w:rsidP="00605CE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2410B8" w:rsidRPr="002410B8" w:rsidRDefault="002410B8" w:rsidP="00605CE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2410B8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[RNF20] Perfil de Acesso</w:t>
      </w:r>
    </w:p>
    <w:p w:rsidR="00382398" w:rsidRDefault="00382398" w:rsidP="00605CE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566D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sistema deverá possuir um mecanismo de controle baseado em seu perfil de acesso, ou seja, cada usuário somente utilizará as funcionalidades designadas previamente no seu cadastro de acordo com o cargo informado.</w:t>
      </w:r>
    </w:p>
    <w:p w:rsidR="00CD0DAD" w:rsidRDefault="00CD0DAD" w:rsidP="00605CE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2410B8" w:rsidRPr="002410B8" w:rsidRDefault="002410B8" w:rsidP="00605CE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2410B8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[RNF21] Salvamento Automático</w:t>
      </w:r>
    </w:p>
    <w:p w:rsidR="00CD0DAD" w:rsidRPr="00C566DE" w:rsidRDefault="00CD0DAD" w:rsidP="00605CE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Em caso de interrupção de interação com a aplicação em um período maior que 30 minutos, o sistema salvará as informações e fará logout automaticamente. </w:t>
      </w:r>
    </w:p>
    <w:p w:rsidR="009014DE" w:rsidRDefault="009014DE" w:rsidP="00605CE1">
      <w:pPr>
        <w:spacing w:after="0" w:line="240" w:lineRule="auto"/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</w:p>
    <w:p w:rsidR="00382398" w:rsidRDefault="00382398" w:rsidP="00605CE1">
      <w:pPr>
        <w:pStyle w:val="Heading3"/>
        <w:spacing w:before="0" w:line="240" w:lineRule="auto"/>
      </w:pPr>
      <w:bookmarkStart w:id="373" w:name="_Toc398026556"/>
      <w:r>
        <w:t>Suporte e Manutenabilidade</w:t>
      </w:r>
      <w:bookmarkEnd w:id="373"/>
    </w:p>
    <w:p w:rsidR="00382398" w:rsidRDefault="00382398" w:rsidP="00605CE1">
      <w:pPr>
        <w:spacing w:after="0" w:line="240" w:lineRule="auto"/>
      </w:pPr>
    </w:p>
    <w:p w:rsidR="002410B8" w:rsidRPr="002410B8" w:rsidRDefault="002410B8" w:rsidP="00605CE1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2410B8">
        <w:rPr>
          <w:rFonts w:ascii="Arial" w:hAnsi="Arial" w:cs="Arial"/>
          <w:b/>
          <w:sz w:val="24"/>
          <w:szCs w:val="24"/>
        </w:rPr>
        <w:t xml:space="preserve">RNF22] </w:t>
      </w:r>
      <w:r>
        <w:rPr>
          <w:rFonts w:ascii="Arial" w:hAnsi="Arial" w:cs="Arial"/>
          <w:b/>
          <w:sz w:val="24"/>
          <w:szCs w:val="24"/>
        </w:rPr>
        <w:t>Comentários nas Classes e B</w:t>
      </w:r>
      <w:r w:rsidRPr="002410B8">
        <w:rPr>
          <w:rFonts w:ascii="Arial" w:hAnsi="Arial" w:cs="Arial"/>
          <w:b/>
          <w:sz w:val="24"/>
          <w:szCs w:val="24"/>
        </w:rPr>
        <w:t>locos</w:t>
      </w:r>
    </w:p>
    <w:p w:rsidR="00382398" w:rsidRPr="00C566DE" w:rsidRDefault="00382398" w:rsidP="00605CE1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566D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As classes e os blocos de instruções mais complexos deverão possuir comentários explicativos para compreensão do sistema por parte de outros desenvolvedores e para facilitar sua manutenção ou expansão;</w:t>
      </w:r>
    </w:p>
    <w:p w:rsidR="00605CE1" w:rsidRDefault="00605CE1" w:rsidP="00605CE1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2410B8" w:rsidRPr="002410B8" w:rsidRDefault="002410B8" w:rsidP="00605CE1">
      <w:pPr>
        <w:spacing w:after="0" w:line="24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2410B8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[RNF23] Padronização nos Códigos</w:t>
      </w:r>
    </w:p>
    <w:p w:rsidR="008831AD" w:rsidRPr="007F4ED1" w:rsidRDefault="00382398" w:rsidP="00605CE1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566D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Utilizar a padronização de nomes, documentação e ferramenta gerenciadora de </w:t>
      </w:r>
      <w:bookmarkStart w:id="374" w:name="_GoBack"/>
      <w:bookmarkEnd w:id="374"/>
      <w:r w:rsidRPr="00C566D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código que facilitem e agilizem sua utilização pelos desenvolvedores.</w:t>
      </w:r>
    </w:p>
    <w:sectPr w:rsidR="008831AD" w:rsidRPr="007F4ED1" w:rsidSect="005D5A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5" w:author="Lucia" w:date="2014-09-03T11:52:00Z" w:initials="LAM">
    <w:p w:rsidR="002410B8" w:rsidRDefault="002410B8">
      <w:pPr>
        <w:pStyle w:val="CommentText"/>
      </w:pPr>
      <w:r>
        <w:rPr>
          <w:rStyle w:val="CommentReference"/>
        </w:rPr>
        <w:annotationRef/>
      </w:r>
      <w:r w:rsidRPr="001E08CB">
        <w:t>Revisar o parágrafo para melhorar a redação. Por exemplo organizar os pagamentos, facilitar a secretária no controle de pagamentos e despesas, criar relatórios....</w:t>
      </w:r>
    </w:p>
  </w:comment>
  <w:comment w:id="11" w:author="Gabriel Andrade" w:date="2014-09-03T11:52:00Z" w:initials="GA">
    <w:p w:rsidR="002410B8" w:rsidRDefault="002410B8">
      <w:pPr>
        <w:pStyle w:val="CommentText"/>
      </w:pPr>
      <w:r>
        <w:rPr>
          <w:rStyle w:val="CommentReference"/>
        </w:rPr>
        <w:annotationRef/>
      </w:r>
      <w:r w:rsidRPr="001E08CB">
        <w:t>Precisamos discutir e ver como poderíamos montar esse tópico, está muito pequeno!!! Acrescentar o histórico de cada um dos sócios.</w:t>
      </w:r>
    </w:p>
  </w:comment>
  <w:comment w:id="18" w:author="Lucia" w:date="2014-09-03T11:53:00Z" w:initials="LAM">
    <w:p w:rsidR="002410B8" w:rsidRDefault="002410B8">
      <w:pPr>
        <w:pStyle w:val="CommentText"/>
      </w:pPr>
      <w:r>
        <w:rPr>
          <w:rStyle w:val="CommentReference"/>
        </w:rPr>
        <w:annotationRef/>
      </w:r>
      <w:r w:rsidRPr="001E08CB">
        <w:t>Aqui podem ser incluídas as informações sobre quantos consultórios, se for mais de 1 já temos a percepção que mais de um atendimento pode ocorrer ao mesmo tempo.</w:t>
      </w:r>
    </w:p>
  </w:comment>
  <w:comment w:id="73" w:author="Lucia" w:date="2014-09-03T11:53:00Z" w:initials="LAM">
    <w:p w:rsidR="002410B8" w:rsidRDefault="002410B8">
      <w:pPr>
        <w:pStyle w:val="CommentText"/>
      </w:pPr>
      <w:r>
        <w:rPr>
          <w:rStyle w:val="CommentReference"/>
        </w:rPr>
        <w:annotationRef/>
      </w:r>
      <w:r w:rsidRPr="001E08CB">
        <w:t>É bom aqui dar informação sobre horário de trabalho de cada colaborador. Por exemplo turnos das secretárias, quantidade de dias de atendimento de cada dentista e, se for o caso, dias destes atendimentos.</w:t>
      </w:r>
    </w:p>
  </w:comment>
  <w:comment w:id="82" w:author="Lucia" w:date="2014-09-03T11:53:00Z" w:initials="LAM">
    <w:p w:rsidR="002410B8" w:rsidRDefault="002410B8">
      <w:pPr>
        <w:pStyle w:val="CommentText"/>
      </w:pPr>
      <w:r>
        <w:rPr>
          <w:rStyle w:val="CommentReference"/>
        </w:rPr>
        <w:annotationRef/>
      </w:r>
      <w:r>
        <w:t>O dentista não terá um equipamento para ele no consultório? Lembrem-se da anamnese. Sem o computador ou notebook ele terá que fazer em papel e depois "passar a limpo".</w:t>
      </w:r>
    </w:p>
    <w:p w:rsidR="002410B8" w:rsidRDefault="002410B8">
      <w:pPr>
        <w:pStyle w:val="CommentText"/>
      </w:pPr>
    </w:p>
    <w:p w:rsidR="002410B8" w:rsidRDefault="002410B8">
      <w:pPr>
        <w:pStyle w:val="CommentText"/>
      </w:pPr>
      <w:r w:rsidRPr="004012AB">
        <w:rPr>
          <w:highlight w:val="green"/>
        </w:rPr>
        <w:t xml:space="preserve">O </w:t>
      </w:r>
      <w:r>
        <w:rPr>
          <w:highlight w:val="green"/>
        </w:rPr>
        <w:t>cliente</w:t>
      </w:r>
      <w:r w:rsidRPr="004012AB">
        <w:rPr>
          <w:highlight w:val="green"/>
        </w:rPr>
        <w:t xml:space="preserve"> confirmou que não terá máquinas para dentistas, somente para a secretária. A mesma terá que passar à limpo as fichas preenchidas pelos dentistas.</w:t>
      </w:r>
    </w:p>
  </w:comment>
  <w:comment w:id="91" w:author="Lucia" w:date="2014-09-03T11:53:00Z" w:initials="LAM">
    <w:p w:rsidR="002410B8" w:rsidRDefault="002410B8">
      <w:pPr>
        <w:pStyle w:val="CommentText"/>
      </w:pPr>
      <w:r>
        <w:rPr>
          <w:rStyle w:val="CommentReference"/>
        </w:rPr>
        <w:annotationRef/>
      </w:r>
      <w:r w:rsidRPr="001E08CB">
        <w:t>A partir deste ponto indiquem passo a passo a rotina do consultório. Digo isso para todos os envolvidos, da secretaria ao dentista. Vejam o exemplo do SISFORCE.</w:t>
      </w:r>
    </w:p>
  </w:comment>
  <w:comment w:id="124" w:author="Lucia" w:date="2014-09-03T12:30:00Z" w:initials="LAM">
    <w:p w:rsidR="002410B8" w:rsidRDefault="002410B8">
      <w:pPr>
        <w:pStyle w:val="CommentText"/>
      </w:pPr>
      <w:r>
        <w:rPr>
          <w:rStyle w:val="CommentReference"/>
        </w:rPr>
        <w:annotationRef/>
      </w:r>
      <w:r w:rsidRPr="00C910D5">
        <w:t>Numerar os casos de uso de negócio</w:t>
      </w:r>
    </w:p>
  </w:comment>
  <w:comment w:id="125" w:author="Lucia" w:date="2014-09-03T11:24:00Z" w:initials="LAM">
    <w:p w:rsidR="002410B8" w:rsidRDefault="002410B8">
      <w:pPr>
        <w:pStyle w:val="CommentText"/>
      </w:pPr>
      <w:r>
        <w:rPr>
          <w:rStyle w:val="CommentReference"/>
        </w:rPr>
        <w:annotationRef/>
      </w:r>
      <w:r w:rsidRPr="00A03D02">
        <w:rPr>
          <w:highlight w:val="green"/>
        </w:rPr>
        <w:t>A partir da descrição no item 2.1.6 ficarão mais claros os casos de uso do negócio. Lembrem que só existe consulta, esqueçam visita. A ficha do paciente é uma única, certo? A secretária anota os dados gerais e depois o dentista faz a anamnese. É a mesma ficha, sendo existe um abrir ficha e um registrar anamnese. Prestem bastante atenção nestes detalhes, pois os passos seguintes dependem do bom entendimento do negócio.</w:t>
      </w:r>
    </w:p>
  </w:comment>
  <w:comment w:id="127" w:author="Lucia" w:date="2014-09-03T12:30:00Z" w:initials="LAM">
    <w:p w:rsidR="002410B8" w:rsidRDefault="002410B8">
      <w:pPr>
        <w:pStyle w:val="CommentText"/>
      </w:pPr>
      <w:r>
        <w:rPr>
          <w:rStyle w:val="CommentReference"/>
        </w:rPr>
        <w:annotationRef/>
      </w:r>
      <w:r w:rsidRPr="00C910D5">
        <w:t>Vejam o exemplo no SISFORCE.</w:t>
      </w:r>
    </w:p>
  </w:comment>
  <w:comment w:id="128" w:author="Lucia" w:date="2014-09-03T12:30:00Z" w:initials="LAM">
    <w:p w:rsidR="002410B8" w:rsidRDefault="002410B8">
      <w:pPr>
        <w:pStyle w:val="CommentText"/>
      </w:pPr>
      <w:r>
        <w:rPr>
          <w:rStyle w:val="CommentReference"/>
        </w:rPr>
        <w:annotationRef/>
      </w:r>
      <w:r w:rsidRPr="00C910D5">
        <w:t>Informem que serão apresentados o diagrama de atividades geral e o dos casos de uso mais complexos. Casos de uso sem fluxo alternativo não terão o diagrama.</w:t>
      </w:r>
    </w:p>
  </w:comment>
  <w:comment w:id="216" w:author="314017" w:date="2014-09-04T18:51:00Z" w:initials="3">
    <w:p w:rsidR="002410B8" w:rsidRDefault="002410B8">
      <w:pPr>
        <w:pStyle w:val="CommentText"/>
      </w:pPr>
      <w:r>
        <w:rPr>
          <w:rStyle w:val="CommentReference"/>
        </w:rPr>
        <w:annotationRef/>
      </w:r>
      <w:r>
        <w:t xml:space="preserve"> </w:t>
      </w:r>
      <w:r>
        <w:t>Verificar se esse Fluxo continuará existindo ou se pode ser incluso no “Abrir Ficha”.</w:t>
      </w:r>
    </w:p>
  </w:comment>
  <w:comment w:id="320" w:author="314017" w:date="2014-09-09T11:20:00Z" w:initials="3">
    <w:p w:rsidR="002410B8" w:rsidRDefault="002410B8">
      <w:pPr>
        <w:pStyle w:val="CommentText"/>
      </w:pPr>
      <w:r>
        <w:rPr>
          <w:rStyle w:val="CommentReference"/>
        </w:rPr>
        <w:annotationRef/>
      </w:r>
      <w:r>
        <w:t>Duvida Lucas: Acho que deveria existir um caso de uso específico para “Emitir Relatório”. Ex.: Emitir Relatório de Novos Pacientes, Emitir Relatório de Ficha Liquidada, etc.</w:t>
      </w:r>
    </w:p>
  </w:comment>
  <w:comment w:id="321" w:author="314017" w:date="2014-09-09T11:23:00Z" w:initials="3">
    <w:p w:rsidR="002410B8" w:rsidRDefault="002410B8" w:rsidP="002410B8">
      <w:pPr>
        <w:spacing w:before="300" w:after="300"/>
        <w:jc w:val="both"/>
      </w:pPr>
      <w:r>
        <w:rPr>
          <w:rStyle w:val="CommentReference"/>
        </w:rPr>
        <w:annotationRef/>
      </w:r>
      <w:r>
        <w:t xml:space="preserve">Duvida Lucas: Não existe caso de uso para essa necessidade: </w:t>
      </w:r>
    </w:p>
    <w:p w:rsidR="002410B8" w:rsidRPr="002410B8" w:rsidRDefault="002410B8" w:rsidP="002410B8">
      <w:pPr>
        <w:spacing w:before="300" w:after="300"/>
        <w:jc w:val="both"/>
      </w:pPr>
      <w:r>
        <w:t>“</w:t>
      </w:r>
      <w:r w:rsidRPr="002410B8">
        <w:t>NE11: Permitir o fechamento das fichas somente com a senha de acesso do sócio que a atendeu”</w:t>
      </w:r>
      <w:r>
        <w:t>.</w:t>
      </w:r>
    </w:p>
    <w:p w:rsidR="002410B8" w:rsidRPr="008831AD" w:rsidRDefault="002410B8" w:rsidP="002410B8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2410B8">
        <w:t>Deveria existir um caso de uso de sistema para “Fechar Ficha”??</w:t>
      </w:r>
    </w:p>
    <w:p w:rsidR="002410B8" w:rsidRDefault="002410B8">
      <w:pPr>
        <w:pStyle w:val="CommentText"/>
      </w:pPr>
    </w:p>
  </w:comment>
  <w:comment w:id="322" w:author="314017" w:date="2014-09-09T11:26:00Z" w:initials="3">
    <w:p w:rsidR="002410B8" w:rsidRPr="002410B8" w:rsidRDefault="002410B8" w:rsidP="002410B8">
      <w:pPr>
        <w:spacing w:before="300" w:after="300"/>
        <w:jc w:val="both"/>
      </w:pPr>
      <w:r>
        <w:rPr>
          <w:rStyle w:val="CommentReference"/>
        </w:rPr>
        <w:annotationRef/>
      </w:r>
      <w:r>
        <w:t>Duvida Lucas: Não existe um caso de uso para essa necessidade: “</w:t>
      </w:r>
      <w:r w:rsidRPr="002410B8">
        <w:t>- NE14: Relacionar por período todas as despesas feitas.”</w:t>
      </w:r>
    </w:p>
    <w:p w:rsidR="002410B8" w:rsidRPr="002410B8" w:rsidRDefault="002410B8" w:rsidP="002410B8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2410B8">
        <w:t>Deveria existir um caso de uso de sistema para “Emitir Relatório de Despesas”???</w:t>
      </w:r>
    </w:p>
  </w:comment>
  <w:comment w:id="323" w:author="314017" w:date="2014-09-09T11:28:00Z" w:initials="3">
    <w:p w:rsidR="002410B8" w:rsidRDefault="002410B8">
      <w:pPr>
        <w:pStyle w:val="CommentText"/>
      </w:pPr>
      <w:r>
        <w:rPr>
          <w:rStyle w:val="CommentReference"/>
        </w:rPr>
        <w:annotationRef/>
      </w:r>
      <w:r>
        <w:t xml:space="preserve">Duvida Lucas: Acredito que o caso de uso UCS14 deveria contemplar a NE15, mas o caso de uso está um pouco simples. Verificar com a professora. </w:t>
      </w:r>
    </w:p>
  </w:comment>
  <w:comment w:id="328" w:author="314017" w:date="2014-09-09T10:43:00Z" w:initials="3">
    <w:p w:rsidR="002410B8" w:rsidRDefault="002410B8">
      <w:pPr>
        <w:pStyle w:val="CommentText"/>
      </w:pPr>
      <w:r>
        <w:rPr>
          <w:rStyle w:val="CommentReference"/>
        </w:rPr>
        <w:annotationRef/>
      </w:r>
      <w:r>
        <w:t>Dúvida Lucas: Deveria existir um Administrador do Sistema, correto?</w:t>
      </w:r>
    </w:p>
  </w:comment>
  <w:comment w:id="331" w:author="314017" w:date="2014-09-09T11:32:00Z" w:initials="3">
    <w:p w:rsidR="002410B8" w:rsidRDefault="002410B8">
      <w:pPr>
        <w:pStyle w:val="CommentText"/>
      </w:pPr>
      <w:r>
        <w:rPr>
          <w:rStyle w:val="CommentReference"/>
        </w:rPr>
        <w:annotationRef/>
      </w:r>
      <w:r>
        <w:t>Duvida Lucas: Faltou o Diagrama de Atividades Geral, ou, para os casos de uso mais complexos.</w:t>
      </w:r>
    </w:p>
  </w:comment>
  <w:comment w:id="333" w:author="Gabriel Andrade" w:date="2014-09-07T22:08:00Z" w:initials="GA">
    <w:p w:rsidR="002410B8" w:rsidRDefault="002410B8" w:rsidP="009014DE">
      <w:pPr>
        <w:pStyle w:val="CommentText"/>
      </w:pPr>
      <w:r>
        <w:rPr>
          <w:rStyle w:val="CommentReference"/>
        </w:rPr>
        <w:annotationRef/>
      </w:r>
      <w:r>
        <w:t>Temos que ver isso, todos os funcionários cadastrados vão ter os mesmos dados? Ou pra dentista por exemplo, terá o CRO a mais? Como fazer essa distinção?</w:t>
      </w:r>
    </w:p>
  </w:comment>
  <w:comment w:id="334" w:author="Gabriel Andrade" w:date="2014-09-07T22:08:00Z" w:initials="GA">
    <w:p w:rsidR="002410B8" w:rsidRDefault="002410B8" w:rsidP="009014DE">
      <w:pPr>
        <w:pStyle w:val="CommentText"/>
      </w:pPr>
      <w:r>
        <w:rPr>
          <w:rStyle w:val="CommentReference"/>
        </w:rPr>
        <w:annotationRef/>
      </w:r>
      <w:r>
        <w:t>Caso tenha alguma regra de negócio.... Validação de campos por exemplo.</w:t>
      </w:r>
    </w:p>
  </w:comment>
  <w:comment w:id="336" w:author="Gabriel Andrade" w:date="2014-09-07T22:08:00Z" w:initials="GA">
    <w:p w:rsidR="002410B8" w:rsidRDefault="002410B8" w:rsidP="009014DE">
      <w:pPr>
        <w:pStyle w:val="CommentText"/>
      </w:pPr>
      <w:r>
        <w:rPr>
          <w:rStyle w:val="CommentReference"/>
        </w:rPr>
        <w:annotationRef/>
      </w:r>
      <w:r>
        <w:t>Manter tratamento pra mim seria o mesmo que registrar orçamento, ou seja, registra-se o tratamento a ser feito para o paciente, e o paciente escolhe ou não fazer aquele tratamento(orçamento)... REVER</w:t>
      </w:r>
    </w:p>
  </w:comment>
  <w:comment w:id="338" w:author="Gabriel Andrade" w:date="2014-09-07T22:08:00Z" w:initials="GA">
    <w:p w:rsidR="002410B8" w:rsidRDefault="002410B8" w:rsidP="009014DE">
      <w:pPr>
        <w:pStyle w:val="CommentText"/>
      </w:pPr>
      <w:r>
        <w:rPr>
          <w:rStyle w:val="CommentReference"/>
        </w:rPr>
        <w:annotationRef/>
      </w:r>
      <w:r>
        <w:rPr>
          <w:rFonts w:ascii="Arial" w:eastAsia="Times New Roman" w:hAnsi="Arial" w:cs="Arial"/>
          <w:color w:val="000000"/>
          <w:lang w:eastAsia="pt-BR"/>
        </w:rPr>
        <w:t>quais serão esses dados?</w:t>
      </w:r>
    </w:p>
  </w:comment>
  <w:comment w:id="339" w:author="Gabriel Andrade" w:date="2014-09-07T22:08:00Z" w:initials="GA">
    <w:p w:rsidR="002410B8" w:rsidRDefault="002410B8" w:rsidP="009014DE">
      <w:pPr>
        <w:pStyle w:val="CommentText"/>
      </w:pPr>
      <w:r>
        <w:rPr>
          <w:rStyle w:val="CommentReference"/>
        </w:rPr>
        <w:annotationRef/>
      </w:r>
      <w:r>
        <w:t>Caso tenha alguma RN, validação por exemplo.</w:t>
      </w:r>
    </w:p>
  </w:comment>
  <w:comment w:id="341" w:author="Gabriel Andrade" w:date="2014-09-07T22:08:00Z" w:initials="GA">
    <w:p w:rsidR="002410B8" w:rsidRDefault="002410B8" w:rsidP="009014DE">
      <w:pPr>
        <w:pStyle w:val="CommentText"/>
      </w:pPr>
      <w:r>
        <w:rPr>
          <w:rStyle w:val="CommentReference"/>
        </w:rPr>
        <w:annotationRef/>
      </w:r>
      <w:r>
        <w:t>Referenciar o caso de uso do cadastro de paciente</w:t>
      </w:r>
    </w:p>
  </w:comment>
  <w:comment w:id="342" w:author="Gabriel Andrade" w:date="2014-09-07T22:08:00Z" w:initials="GA">
    <w:p w:rsidR="002410B8" w:rsidRDefault="002410B8" w:rsidP="009014DE">
      <w:pPr>
        <w:pStyle w:val="CommentText"/>
      </w:pPr>
      <w:r>
        <w:rPr>
          <w:rStyle w:val="CommentReference"/>
        </w:rPr>
        <w:annotationRef/>
      </w:r>
      <w:r>
        <w:rPr>
          <w:rFonts w:ascii="Arial" w:eastAsia="Times New Roman" w:hAnsi="Arial" w:cs="Arial"/>
          <w:color w:val="000000"/>
          <w:lang w:eastAsia="pt-BR"/>
        </w:rPr>
        <w:t>Temos que ver quais serão esses dados, tanto da ficha quanto do paciente? Como referenciar isso nesse passo?</w:t>
      </w:r>
    </w:p>
  </w:comment>
  <w:comment w:id="343" w:author="Gabriel Andrade" w:date="2014-09-07T22:08:00Z" w:initials="GA">
    <w:p w:rsidR="002410B8" w:rsidRDefault="002410B8" w:rsidP="009014DE">
      <w:pPr>
        <w:pStyle w:val="CommentText"/>
      </w:pPr>
      <w:r>
        <w:rPr>
          <w:rStyle w:val="CommentReference"/>
        </w:rPr>
        <w:annotationRef/>
      </w:r>
      <w:r>
        <w:t>Caso tenha alguma RN, validação por exemplo.</w:t>
      </w:r>
    </w:p>
  </w:comment>
  <w:comment w:id="344" w:author="Gabriel Andrade" w:date="2014-09-07T22:08:00Z" w:initials="GA">
    <w:p w:rsidR="002410B8" w:rsidRDefault="002410B8" w:rsidP="009014DE">
      <w:pPr>
        <w:pStyle w:val="CommentText"/>
      </w:pPr>
      <w:r>
        <w:rPr>
          <w:rStyle w:val="CommentReference"/>
        </w:rPr>
        <w:annotationRef/>
      </w:r>
      <w:r>
        <w:t>CPF ou quaisquer outros dados do cadastro da ficha...</w:t>
      </w:r>
    </w:p>
  </w:comment>
  <w:comment w:id="347" w:author="Gabriel Andrade" w:date="2014-09-07T22:08:00Z" w:initials="GA">
    <w:p w:rsidR="002410B8" w:rsidRDefault="002410B8" w:rsidP="009014DE">
      <w:pPr>
        <w:pStyle w:val="CommentText"/>
      </w:pPr>
      <w:r>
        <w:rPr>
          <w:rStyle w:val="CommentReference"/>
        </w:rPr>
        <w:annotationRef/>
      </w:r>
      <w:r>
        <w:t>Aceito Sugestão de nome pra esse menu rsrs.</w:t>
      </w:r>
    </w:p>
  </w:comment>
  <w:comment w:id="348" w:author="Gabriel Andrade" w:date="2014-09-07T22:08:00Z" w:initials="GA">
    <w:p w:rsidR="002410B8" w:rsidRDefault="002410B8" w:rsidP="009014DE">
      <w:pPr>
        <w:pStyle w:val="CommentText"/>
      </w:pPr>
      <w:r>
        <w:rPr>
          <w:rStyle w:val="CommentReference"/>
        </w:rPr>
        <w:annotationRef/>
      </w:r>
      <w:r>
        <w:rPr>
          <w:rFonts w:ascii="Arial" w:eastAsia="Times New Roman" w:hAnsi="Arial" w:cs="Arial"/>
          <w:color w:val="000000"/>
          <w:lang w:eastAsia="pt-BR"/>
        </w:rPr>
        <w:t>Quais campos a gente vai ter na busca?</w:t>
      </w:r>
    </w:p>
  </w:comment>
  <w:comment w:id="349" w:author="Gabriel Andrade" w:date="2014-09-07T22:08:00Z" w:initials="GA">
    <w:p w:rsidR="002410B8" w:rsidRDefault="002410B8" w:rsidP="009014DE">
      <w:pPr>
        <w:pStyle w:val="CommentText"/>
      </w:pPr>
      <w:r>
        <w:rPr>
          <w:rStyle w:val="CommentReference"/>
        </w:rPr>
        <w:annotationRef/>
      </w:r>
      <w:r>
        <w:t>A tela de informações da ficha vai ser a tela de edição? Ou vai ter uma tela só pra exibição das informações da ficha?</w:t>
      </w:r>
    </w:p>
  </w:comment>
  <w:comment w:id="351" w:author="Gabriel Andrade" w:date="2014-09-07T22:08:00Z" w:initials="GA">
    <w:p w:rsidR="002410B8" w:rsidRDefault="002410B8" w:rsidP="009014DE">
      <w:pPr>
        <w:pStyle w:val="CommentText"/>
      </w:pPr>
      <w:r>
        <w:rPr>
          <w:rStyle w:val="CommentReference"/>
        </w:rPr>
        <w:annotationRef/>
      </w:r>
      <w:r>
        <w:t xml:space="preserve">NÃO TERMINADO!! </w:t>
      </w:r>
    </w:p>
  </w:comment>
  <w:comment w:id="352" w:author="Gabriel Andrade" w:date="2014-09-07T22:08:00Z" w:initials="GA">
    <w:p w:rsidR="002410B8" w:rsidRDefault="002410B8" w:rsidP="009014DE">
      <w:pPr>
        <w:pStyle w:val="CommentText"/>
      </w:pPr>
      <w:r>
        <w:rPr>
          <w:rStyle w:val="CommentReference"/>
        </w:rPr>
        <w:annotationRef/>
      </w:r>
      <w:r>
        <w:t>Vai ser exibida as informações da consulta depois do agendamento? Ou volta para as informações da ficha? Ou pra listagem de fichas?</w:t>
      </w:r>
    </w:p>
  </w:comment>
  <w:comment w:id="353" w:author="Gabriel Andrade" w:date="2014-09-07T22:08:00Z" w:initials="GA">
    <w:p w:rsidR="002410B8" w:rsidRDefault="002410B8" w:rsidP="009014DE">
      <w:pPr>
        <w:pStyle w:val="CommentText"/>
      </w:pPr>
      <w:r>
        <w:rPr>
          <w:rStyle w:val="CommentReference"/>
        </w:rPr>
        <w:annotationRef/>
      </w:r>
      <w:r>
        <w:t>Mencionar qual é o caso de uso? Ou só a numeração já é suficiente?</w:t>
      </w:r>
    </w:p>
  </w:comment>
  <w:comment w:id="354" w:author="Gabriel Andrade" w:date="2014-09-07T22:08:00Z" w:initials="GA">
    <w:p w:rsidR="002410B8" w:rsidRDefault="002410B8" w:rsidP="009014DE">
      <w:pPr>
        <w:pStyle w:val="CommentText"/>
      </w:pPr>
      <w:r>
        <w:rPr>
          <w:rStyle w:val="CommentReference"/>
        </w:rPr>
        <w:annotationRef/>
      </w:r>
      <w:r>
        <w:t>Ver uma melhor forma de descrever?!?!?</w:t>
      </w:r>
    </w:p>
  </w:comment>
  <w:comment w:id="364" w:author="314017" w:date="2014-09-09T11:39:00Z" w:initials="3">
    <w:p w:rsidR="002410B8" w:rsidRDefault="002410B8">
      <w:pPr>
        <w:pStyle w:val="CommentText"/>
      </w:pPr>
      <w:r>
        <w:rPr>
          <w:rStyle w:val="CommentReference"/>
        </w:rPr>
        <w:annotationRef/>
      </w:r>
      <w:r>
        <w:t>Duvida Lucas: Talvez o USC14 devesse contemplar essa RN03 e RN04. Acho que o caso de uso está um pouco simples. Verificar com a professora.</w:t>
      </w:r>
    </w:p>
  </w:comment>
  <w:comment w:id="365" w:author="314017" w:date="2014-09-09T11:39:00Z" w:initials="3">
    <w:p w:rsidR="002410B8" w:rsidRDefault="002410B8">
      <w:pPr>
        <w:pStyle w:val="CommentText"/>
      </w:pPr>
      <w:r>
        <w:rPr>
          <w:rStyle w:val="CommentReference"/>
        </w:rPr>
        <w:annotationRef/>
      </w:r>
      <w:r>
        <w:t>Duvida Lucas: Talvez o USC14 devesse contemplar essa RN03 e RN04. Acho que o caso de uso está um pouco simples. Verificar com a professora.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573D8" w:rsidRDefault="003573D8" w:rsidP="00747D31">
      <w:pPr>
        <w:spacing w:after="0" w:line="240" w:lineRule="auto"/>
      </w:pPr>
      <w:r>
        <w:separator/>
      </w:r>
    </w:p>
  </w:endnote>
  <w:endnote w:type="continuationSeparator" w:id="0">
    <w:p w:rsidR="003573D8" w:rsidRDefault="003573D8" w:rsidP="00747D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573D8" w:rsidRDefault="003573D8" w:rsidP="00747D31">
      <w:pPr>
        <w:spacing w:after="0" w:line="240" w:lineRule="auto"/>
      </w:pPr>
      <w:r>
        <w:separator/>
      </w:r>
    </w:p>
  </w:footnote>
  <w:footnote w:type="continuationSeparator" w:id="0">
    <w:p w:rsidR="003573D8" w:rsidRDefault="003573D8" w:rsidP="00747D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297D37"/>
    <w:multiLevelType w:val="hybridMultilevel"/>
    <w:tmpl w:val="F08A7E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DE19EB"/>
    <w:multiLevelType w:val="hybridMultilevel"/>
    <w:tmpl w:val="20AE3D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3A30FA"/>
    <w:multiLevelType w:val="hybridMultilevel"/>
    <w:tmpl w:val="4F667DE0"/>
    <w:lvl w:ilvl="0" w:tplc="DC0407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32330B"/>
    <w:multiLevelType w:val="hybridMultilevel"/>
    <w:tmpl w:val="2F78860E"/>
    <w:lvl w:ilvl="0" w:tplc="44FCEA68">
      <w:numFmt w:val="bullet"/>
      <w:lvlText w:val=""/>
      <w:lvlJc w:val="left"/>
      <w:pPr>
        <w:ind w:left="643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4">
    <w:nsid w:val="2BE23004"/>
    <w:multiLevelType w:val="multilevel"/>
    <w:tmpl w:val="FB7C6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"/>
      <w:lvlJc w:val="left"/>
      <w:pPr>
        <w:ind w:left="1485" w:hanging="405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68962D9"/>
    <w:multiLevelType w:val="multilevel"/>
    <w:tmpl w:val="9C1C5008"/>
    <w:lvl w:ilvl="0">
      <w:start w:val="1"/>
      <w:numFmt w:val="decimal"/>
      <w:pStyle w:val="Heading1"/>
      <w:lvlText w:val="%1"/>
      <w:lvlJc w:val="left"/>
      <w:pPr>
        <w:ind w:left="715" w:hanging="432"/>
      </w:pPr>
      <w:rPr>
        <w:sz w:val="32"/>
        <w:szCs w:val="32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sz w:val="32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1318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>
    <w:nsid w:val="368A1A9B"/>
    <w:multiLevelType w:val="hybridMultilevel"/>
    <w:tmpl w:val="AFDE7CB8"/>
    <w:lvl w:ilvl="0" w:tplc="DC0407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192089"/>
    <w:multiLevelType w:val="hybridMultilevel"/>
    <w:tmpl w:val="9EE6525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3BDE048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61DC7B1C"/>
    <w:multiLevelType w:val="hybridMultilevel"/>
    <w:tmpl w:val="67885E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9BB6F86"/>
    <w:multiLevelType w:val="hybridMultilevel"/>
    <w:tmpl w:val="5364AF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AD16AE1"/>
    <w:multiLevelType w:val="hybridMultilevel"/>
    <w:tmpl w:val="27B469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5"/>
  </w:num>
  <w:num w:numId="4">
    <w:abstractNumId w:val="5"/>
  </w:num>
  <w:num w:numId="5">
    <w:abstractNumId w:val="11"/>
  </w:num>
  <w:num w:numId="6">
    <w:abstractNumId w:val="4"/>
  </w:num>
  <w:num w:numId="7">
    <w:abstractNumId w:val="5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5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6"/>
    </w:lvlOverride>
  </w:num>
  <w:num w:numId="17">
    <w:abstractNumId w:val="9"/>
  </w:num>
  <w:num w:numId="18">
    <w:abstractNumId w:val="1"/>
  </w:num>
  <w:num w:numId="19">
    <w:abstractNumId w:val="0"/>
  </w:num>
  <w:num w:numId="20">
    <w:abstractNumId w:val="3"/>
  </w:num>
  <w:num w:numId="21">
    <w:abstractNumId w:val="2"/>
  </w:num>
  <w:num w:numId="22">
    <w:abstractNumId w:val="7"/>
  </w:num>
  <w:num w:numId="23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grammar="clean"/>
  <w:defaultTabStop w:val="708"/>
  <w:hyphenationZone w:val="425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/>
  <w:rsids>
    <w:rsidRoot w:val="00747D31"/>
    <w:rsid w:val="0000137F"/>
    <w:rsid w:val="000053B5"/>
    <w:rsid w:val="000059DE"/>
    <w:rsid w:val="0002757C"/>
    <w:rsid w:val="000415D1"/>
    <w:rsid w:val="000671A2"/>
    <w:rsid w:val="0006751F"/>
    <w:rsid w:val="0009255B"/>
    <w:rsid w:val="000B18DD"/>
    <w:rsid w:val="000C19C2"/>
    <w:rsid w:val="000C287B"/>
    <w:rsid w:val="000C5303"/>
    <w:rsid w:val="000F497C"/>
    <w:rsid w:val="001178CD"/>
    <w:rsid w:val="00130627"/>
    <w:rsid w:val="00130F43"/>
    <w:rsid w:val="001340F0"/>
    <w:rsid w:val="0017053A"/>
    <w:rsid w:val="00192A6B"/>
    <w:rsid w:val="00193AB1"/>
    <w:rsid w:val="001A6A70"/>
    <w:rsid w:val="001D56BC"/>
    <w:rsid w:val="001E08CB"/>
    <w:rsid w:val="001E0B0A"/>
    <w:rsid w:val="001E2002"/>
    <w:rsid w:val="001E24B1"/>
    <w:rsid w:val="001E3917"/>
    <w:rsid w:val="001E5497"/>
    <w:rsid w:val="001E707D"/>
    <w:rsid w:val="001E77C5"/>
    <w:rsid w:val="00203652"/>
    <w:rsid w:val="00204C93"/>
    <w:rsid w:val="0020608F"/>
    <w:rsid w:val="00220653"/>
    <w:rsid w:val="00224A39"/>
    <w:rsid w:val="002410B8"/>
    <w:rsid w:val="002433A8"/>
    <w:rsid w:val="00244A89"/>
    <w:rsid w:val="00276A06"/>
    <w:rsid w:val="002921FD"/>
    <w:rsid w:val="002A242A"/>
    <w:rsid w:val="002B50D4"/>
    <w:rsid w:val="002C5013"/>
    <w:rsid w:val="002D13EC"/>
    <w:rsid w:val="002F4649"/>
    <w:rsid w:val="00300130"/>
    <w:rsid w:val="00310FE2"/>
    <w:rsid w:val="00311512"/>
    <w:rsid w:val="00343052"/>
    <w:rsid w:val="003466EA"/>
    <w:rsid w:val="00352571"/>
    <w:rsid w:val="00353F9E"/>
    <w:rsid w:val="00355947"/>
    <w:rsid w:val="003573D8"/>
    <w:rsid w:val="00382398"/>
    <w:rsid w:val="0039013F"/>
    <w:rsid w:val="003B19F7"/>
    <w:rsid w:val="003B276E"/>
    <w:rsid w:val="003B70C1"/>
    <w:rsid w:val="003E023D"/>
    <w:rsid w:val="003E2E34"/>
    <w:rsid w:val="003E327F"/>
    <w:rsid w:val="004012AB"/>
    <w:rsid w:val="00405B76"/>
    <w:rsid w:val="004121C1"/>
    <w:rsid w:val="00416022"/>
    <w:rsid w:val="00422DF7"/>
    <w:rsid w:val="00424325"/>
    <w:rsid w:val="00443C98"/>
    <w:rsid w:val="00461A04"/>
    <w:rsid w:val="00465FDE"/>
    <w:rsid w:val="0047022E"/>
    <w:rsid w:val="004720B8"/>
    <w:rsid w:val="004A1957"/>
    <w:rsid w:val="004A6757"/>
    <w:rsid w:val="004D0D63"/>
    <w:rsid w:val="004D5255"/>
    <w:rsid w:val="004E39ED"/>
    <w:rsid w:val="0050217E"/>
    <w:rsid w:val="005055CF"/>
    <w:rsid w:val="00510A45"/>
    <w:rsid w:val="00564889"/>
    <w:rsid w:val="00567E7D"/>
    <w:rsid w:val="0057183C"/>
    <w:rsid w:val="00572ADB"/>
    <w:rsid w:val="005A1522"/>
    <w:rsid w:val="005A6442"/>
    <w:rsid w:val="005B3AE5"/>
    <w:rsid w:val="005B3F82"/>
    <w:rsid w:val="005D5A42"/>
    <w:rsid w:val="005E65F0"/>
    <w:rsid w:val="005F5773"/>
    <w:rsid w:val="00605CE1"/>
    <w:rsid w:val="00613012"/>
    <w:rsid w:val="006144E6"/>
    <w:rsid w:val="00615FAA"/>
    <w:rsid w:val="0062648A"/>
    <w:rsid w:val="00627CF5"/>
    <w:rsid w:val="00650F53"/>
    <w:rsid w:val="0065558F"/>
    <w:rsid w:val="006556B5"/>
    <w:rsid w:val="00655D7D"/>
    <w:rsid w:val="00664F97"/>
    <w:rsid w:val="006958E9"/>
    <w:rsid w:val="006A32F2"/>
    <w:rsid w:val="006B428C"/>
    <w:rsid w:val="006C1272"/>
    <w:rsid w:val="006C5C70"/>
    <w:rsid w:val="006D44A0"/>
    <w:rsid w:val="00703483"/>
    <w:rsid w:val="00716C69"/>
    <w:rsid w:val="00726769"/>
    <w:rsid w:val="00734AFB"/>
    <w:rsid w:val="00746453"/>
    <w:rsid w:val="00747D31"/>
    <w:rsid w:val="007650E2"/>
    <w:rsid w:val="00786E92"/>
    <w:rsid w:val="00790D0C"/>
    <w:rsid w:val="007943D2"/>
    <w:rsid w:val="007A7825"/>
    <w:rsid w:val="007B63C2"/>
    <w:rsid w:val="007B6C22"/>
    <w:rsid w:val="007C162A"/>
    <w:rsid w:val="007C763F"/>
    <w:rsid w:val="007E1B7E"/>
    <w:rsid w:val="007F4ED1"/>
    <w:rsid w:val="00801139"/>
    <w:rsid w:val="008217FD"/>
    <w:rsid w:val="00821D8F"/>
    <w:rsid w:val="0082298B"/>
    <w:rsid w:val="008476E2"/>
    <w:rsid w:val="0085227B"/>
    <w:rsid w:val="00863197"/>
    <w:rsid w:val="00871AFB"/>
    <w:rsid w:val="00871CB5"/>
    <w:rsid w:val="008729E8"/>
    <w:rsid w:val="00873A66"/>
    <w:rsid w:val="008831AD"/>
    <w:rsid w:val="00891B17"/>
    <w:rsid w:val="00891C86"/>
    <w:rsid w:val="008B052A"/>
    <w:rsid w:val="008C657E"/>
    <w:rsid w:val="008D0D12"/>
    <w:rsid w:val="008D29E4"/>
    <w:rsid w:val="008E22E7"/>
    <w:rsid w:val="008F6416"/>
    <w:rsid w:val="009014DE"/>
    <w:rsid w:val="0093088B"/>
    <w:rsid w:val="009323B7"/>
    <w:rsid w:val="00933194"/>
    <w:rsid w:val="0094516C"/>
    <w:rsid w:val="00961800"/>
    <w:rsid w:val="00974DE4"/>
    <w:rsid w:val="00976B2D"/>
    <w:rsid w:val="0098403D"/>
    <w:rsid w:val="00992842"/>
    <w:rsid w:val="009B0EA9"/>
    <w:rsid w:val="009D1E22"/>
    <w:rsid w:val="009D6D52"/>
    <w:rsid w:val="009E23DD"/>
    <w:rsid w:val="009F048A"/>
    <w:rsid w:val="009F38B4"/>
    <w:rsid w:val="00A03D02"/>
    <w:rsid w:val="00A06569"/>
    <w:rsid w:val="00A168C6"/>
    <w:rsid w:val="00A3008F"/>
    <w:rsid w:val="00A42D8E"/>
    <w:rsid w:val="00A52563"/>
    <w:rsid w:val="00A53A2B"/>
    <w:rsid w:val="00A6210C"/>
    <w:rsid w:val="00A6290F"/>
    <w:rsid w:val="00A70F31"/>
    <w:rsid w:val="00A8485C"/>
    <w:rsid w:val="00AB330B"/>
    <w:rsid w:val="00AC13DF"/>
    <w:rsid w:val="00AC1F9A"/>
    <w:rsid w:val="00AD0ED5"/>
    <w:rsid w:val="00AD373D"/>
    <w:rsid w:val="00B0266B"/>
    <w:rsid w:val="00B109DA"/>
    <w:rsid w:val="00B1679E"/>
    <w:rsid w:val="00B25CC1"/>
    <w:rsid w:val="00B3085E"/>
    <w:rsid w:val="00B31D75"/>
    <w:rsid w:val="00B51988"/>
    <w:rsid w:val="00B746F6"/>
    <w:rsid w:val="00B7590C"/>
    <w:rsid w:val="00B81403"/>
    <w:rsid w:val="00B933F0"/>
    <w:rsid w:val="00B9612B"/>
    <w:rsid w:val="00BB4DA9"/>
    <w:rsid w:val="00BB6F9F"/>
    <w:rsid w:val="00BB78B9"/>
    <w:rsid w:val="00C004E2"/>
    <w:rsid w:val="00C10493"/>
    <w:rsid w:val="00C13E3C"/>
    <w:rsid w:val="00C22DFA"/>
    <w:rsid w:val="00C256E8"/>
    <w:rsid w:val="00C33A16"/>
    <w:rsid w:val="00C808FC"/>
    <w:rsid w:val="00C910D5"/>
    <w:rsid w:val="00C95272"/>
    <w:rsid w:val="00C971A6"/>
    <w:rsid w:val="00CC267D"/>
    <w:rsid w:val="00CD0DAD"/>
    <w:rsid w:val="00CD50E9"/>
    <w:rsid w:val="00CD7CDD"/>
    <w:rsid w:val="00D11FCA"/>
    <w:rsid w:val="00D20853"/>
    <w:rsid w:val="00D224A6"/>
    <w:rsid w:val="00D37EBA"/>
    <w:rsid w:val="00D42A53"/>
    <w:rsid w:val="00D82666"/>
    <w:rsid w:val="00D9264F"/>
    <w:rsid w:val="00D943E6"/>
    <w:rsid w:val="00D94BED"/>
    <w:rsid w:val="00DB5E90"/>
    <w:rsid w:val="00DB6F0F"/>
    <w:rsid w:val="00DC3594"/>
    <w:rsid w:val="00DC5088"/>
    <w:rsid w:val="00DD465F"/>
    <w:rsid w:val="00E3092E"/>
    <w:rsid w:val="00E32703"/>
    <w:rsid w:val="00E338FA"/>
    <w:rsid w:val="00E37646"/>
    <w:rsid w:val="00E52E86"/>
    <w:rsid w:val="00E56897"/>
    <w:rsid w:val="00E650BC"/>
    <w:rsid w:val="00E75151"/>
    <w:rsid w:val="00EA5B02"/>
    <w:rsid w:val="00EB59A6"/>
    <w:rsid w:val="00EC1D88"/>
    <w:rsid w:val="00EC3095"/>
    <w:rsid w:val="00EC3DE2"/>
    <w:rsid w:val="00EC43E7"/>
    <w:rsid w:val="00EC514F"/>
    <w:rsid w:val="00ED28C0"/>
    <w:rsid w:val="00ED2FD2"/>
    <w:rsid w:val="00EF6911"/>
    <w:rsid w:val="00F04CAA"/>
    <w:rsid w:val="00F04EFF"/>
    <w:rsid w:val="00F0644F"/>
    <w:rsid w:val="00F11830"/>
    <w:rsid w:val="00F205F5"/>
    <w:rsid w:val="00F353CE"/>
    <w:rsid w:val="00F407FD"/>
    <w:rsid w:val="00F5439E"/>
    <w:rsid w:val="00F60508"/>
    <w:rsid w:val="00F6526B"/>
    <w:rsid w:val="00F94A90"/>
    <w:rsid w:val="00FA3DB7"/>
    <w:rsid w:val="00FC2F6A"/>
    <w:rsid w:val="00FD6D9A"/>
    <w:rsid w:val="00FE09B7"/>
    <w:rsid w:val="00FE607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5A42"/>
  </w:style>
  <w:style w:type="paragraph" w:styleId="Heading1">
    <w:name w:val="heading 1"/>
    <w:basedOn w:val="Normal"/>
    <w:next w:val="Normal"/>
    <w:link w:val="Heading1Char"/>
    <w:uiPriority w:val="9"/>
    <w:qFormat/>
    <w:rsid w:val="00747D31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3A2B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3A2B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44A89"/>
    <w:pPr>
      <w:keepNext/>
      <w:keepLines/>
      <w:numPr>
        <w:ilvl w:val="3"/>
        <w:numId w:val="3"/>
      </w:numPr>
      <w:spacing w:before="40" w:after="0"/>
      <w:ind w:left="864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44A89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4A89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4A89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4A89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4A89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7D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7D31"/>
  </w:style>
  <w:style w:type="paragraph" w:styleId="Footer">
    <w:name w:val="footer"/>
    <w:basedOn w:val="Normal"/>
    <w:link w:val="FooterChar"/>
    <w:uiPriority w:val="99"/>
    <w:unhideWhenUsed/>
    <w:rsid w:val="00747D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7D31"/>
  </w:style>
  <w:style w:type="character" w:customStyle="1" w:styleId="Heading1Char">
    <w:name w:val="Heading 1 Char"/>
    <w:basedOn w:val="DefaultParagraphFont"/>
    <w:link w:val="Heading1"/>
    <w:uiPriority w:val="9"/>
    <w:rsid w:val="00747D3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47D31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C13E3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53A2B"/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53A2B"/>
    <w:rPr>
      <w:rFonts w:asciiTheme="majorHAnsi" w:eastAsiaTheme="majorEastAsia" w:hAnsiTheme="majorHAnsi" w:cstheme="majorBidi"/>
      <w:color w:val="1F4D78" w:themeColor="accent1" w:themeShade="7F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44A8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244A8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4A8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4A8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4A8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4A8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9E23D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E23D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E23DD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B1679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1679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1679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679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679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67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679E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semiHidden/>
    <w:unhideWhenUsed/>
    <w:rsid w:val="00F04C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OC3">
    <w:name w:val="toc 3"/>
    <w:basedOn w:val="Normal"/>
    <w:next w:val="Normal"/>
    <w:autoRedefine/>
    <w:uiPriority w:val="39"/>
    <w:unhideWhenUsed/>
    <w:rsid w:val="00B81403"/>
    <w:pPr>
      <w:spacing w:after="100"/>
      <w:ind w:left="440"/>
    </w:pPr>
  </w:style>
  <w:style w:type="paragraph" w:styleId="Quote">
    <w:name w:val="Quote"/>
    <w:basedOn w:val="Normal"/>
    <w:next w:val="Normal"/>
    <w:link w:val="QuoteChar"/>
    <w:uiPriority w:val="29"/>
    <w:qFormat/>
    <w:rsid w:val="00976B2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TableofFigures">
    <w:name w:val="table of figures"/>
    <w:basedOn w:val="Normal"/>
    <w:next w:val="Normal"/>
    <w:uiPriority w:val="99"/>
    <w:unhideWhenUsed/>
    <w:rsid w:val="00B109DA"/>
    <w:pPr>
      <w:spacing w:after="0"/>
    </w:pPr>
  </w:style>
  <w:style w:type="character" w:customStyle="1" w:styleId="QuoteChar">
    <w:name w:val="Quote Char"/>
    <w:basedOn w:val="DefaultParagraphFont"/>
    <w:link w:val="Quote"/>
    <w:uiPriority w:val="29"/>
    <w:rsid w:val="00976B2D"/>
    <w:rPr>
      <w:i/>
      <w:iCs/>
      <w:color w:val="404040" w:themeColor="text1" w:themeTint="BF"/>
    </w:rPr>
  </w:style>
  <w:style w:type="paragraph" w:styleId="Caption">
    <w:name w:val="caption"/>
    <w:basedOn w:val="Normal"/>
    <w:next w:val="Normal"/>
    <w:uiPriority w:val="35"/>
    <w:unhideWhenUsed/>
    <w:qFormat/>
    <w:rsid w:val="00976B2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8831AD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customStyle="1" w:styleId="Texto">
    <w:name w:val="Texto"/>
    <w:basedOn w:val="NoSpacing"/>
    <w:link w:val="TextoChar"/>
    <w:qFormat/>
    <w:rsid w:val="005F5773"/>
    <w:rPr>
      <w:rFonts w:ascii="Times New Roman" w:eastAsia="SimSun" w:hAnsi="Times New Roman" w:cs="Times New Roman"/>
      <w:kern w:val="1"/>
      <w:sz w:val="24"/>
      <w:szCs w:val="24"/>
      <w:lang w:val="en-US" w:eastAsia="hi-IN" w:bidi="hi-IN"/>
    </w:rPr>
  </w:style>
  <w:style w:type="character" w:customStyle="1" w:styleId="TextoChar">
    <w:name w:val="Texto Char"/>
    <w:link w:val="Texto"/>
    <w:rsid w:val="005F5773"/>
    <w:rPr>
      <w:rFonts w:ascii="Times New Roman" w:eastAsia="SimSun" w:hAnsi="Times New Roman" w:cs="Times New Roman"/>
      <w:kern w:val="1"/>
      <w:sz w:val="24"/>
      <w:szCs w:val="24"/>
      <w:lang w:val="en-US" w:eastAsia="hi-IN" w:bidi="hi-IN"/>
    </w:rPr>
  </w:style>
  <w:style w:type="paragraph" w:styleId="NoSpacing">
    <w:name w:val="No Spacing"/>
    <w:uiPriority w:val="1"/>
    <w:qFormat/>
    <w:rsid w:val="005F5773"/>
    <w:pPr>
      <w:spacing w:after="0" w:line="240" w:lineRule="auto"/>
    </w:pPr>
  </w:style>
  <w:style w:type="paragraph" w:styleId="TOC4">
    <w:name w:val="toc 4"/>
    <w:basedOn w:val="Normal"/>
    <w:next w:val="Normal"/>
    <w:autoRedefine/>
    <w:uiPriority w:val="39"/>
    <w:unhideWhenUsed/>
    <w:rsid w:val="00D11FCA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6D44A0"/>
    <w:pPr>
      <w:spacing w:after="100"/>
      <w:ind w:left="880"/>
    </w:pPr>
  </w:style>
  <w:style w:type="paragraph" w:styleId="Revision">
    <w:name w:val="Revision"/>
    <w:hidden/>
    <w:uiPriority w:val="99"/>
    <w:semiHidden/>
    <w:rsid w:val="0039013F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926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7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1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60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0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5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8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314017\Desktop\PUC%20-%20Projeto%20Final\Projeto%20Final%20-%20DentRio%20-%20v3.0.docx" TargetMode="External"/><Relationship Id="rId13" Type="http://schemas.openxmlformats.org/officeDocument/2006/relationships/diagramColors" Target="diagrams/colors1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10" Type="http://schemas.openxmlformats.org/officeDocument/2006/relationships/diagramData" Target="diagrams/data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microsoft.com/office/2007/relationships/diagramDrawing" Target="diagrams/drawing1.xml"/><Relationship Id="rId22" Type="http://schemas.microsoft.com/office/2007/relationships/stylesWithEffects" Target="stylesWithEffect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8D56548-B50B-4967-B35B-18089B36EB36}" type="doc">
      <dgm:prSet loTypeId="urn:microsoft.com/office/officeart/2005/8/layout/hierarchy1" loCatId="hierarchy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pt-BR"/>
        </a:p>
      </dgm:t>
    </dgm:pt>
    <dgm:pt modelId="{9B3E223D-6310-4323-880B-1AA3926F884A}">
      <dgm:prSet phldrT="[Text]"/>
      <dgm:spPr/>
      <dgm:t>
        <a:bodyPr/>
        <a:lstStyle/>
        <a:p>
          <a:pPr algn="ctr"/>
          <a:r>
            <a:rPr lang="pt-BR"/>
            <a:t>2 Sócios</a:t>
          </a:r>
        </a:p>
      </dgm:t>
    </dgm:pt>
    <dgm:pt modelId="{985E7358-4CFD-4402-849D-C4624163DBC8}" type="parTrans" cxnId="{E1ACEF25-EE1C-428D-8B9F-10C990637EDF}">
      <dgm:prSet/>
      <dgm:spPr/>
      <dgm:t>
        <a:bodyPr/>
        <a:lstStyle/>
        <a:p>
          <a:pPr algn="ctr"/>
          <a:endParaRPr lang="pt-BR"/>
        </a:p>
      </dgm:t>
    </dgm:pt>
    <dgm:pt modelId="{D9D09838-2E1B-42E4-AC4E-2B368F4B4B3E}" type="sibTrans" cxnId="{E1ACEF25-EE1C-428D-8B9F-10C990637EDF}">
      <dgm:prSet/>
      <dgm:spPr/>
      <dgm:t>
        <a:bodyPr/>
        <a:lstStyle/>
        <a:p>
          <a:pPr algn="ctr"/>
          <a:endParaRPr lang="pt-BR"/>
        </a:p>
      </dgm:t>
    </dgm:pt>
    <dgm:pt modelId="{25CC516C-10E8-4281-A375-F4E9F2E208C6}" type="asst">
      <dgm:prSet phldrT="[Text]"/>
      <dgm:spPr/>
      <dgm:t>
        <a:bodyPr/>
        <a:lstStyle/>
        <a:p>
          <a:pPr algn="ctr"/>
          <a:r>
            <a:rPr lang="pt-BR"/>
            <a:t>2 Ortodontistas</a:t>
          </a:r>
        </a:p>
      </dgm:t>
    </dgm:pt>
    <dgm:pt modelId="{D4834008-C0F9-42A9-AB99-8354D17635AF}" type="sibTrans" cxnId="{D7CB6BDA-4418-46C7-BEB9-D3D5B0ECC974}">
      <dgm:prSet/>
      <dgm:spPr/>
      <dgm:t>
        <a:bodyPr/>
        <a:lstStyle/>
        <a:p>
          <a:pPr algn="ctr"/>
          <a:endParaRPr lang="pt-BR"/>
        </a:p>
      </dgm:t>
    </dgm:pt>
    <dgm:pt modelId="{BC8B6C0C-8F46-432E-9476-2B6F253F0A2D}" type="parTrans" cxnId="{D7CB6BDA-4418-46C7-BEB9-D3D5B0ECC974}">
      <dgm:prSet/>
      <dgm:spPr/>
      <dgm:t>
        <a:bodyPr/>
        <a:lstStyle/>
        <a:p>
          <a:pPr algn="ctr"/>
          <a:endParaRPr lang="pt-BR"/>
        </a:p>
      </dgm:t>
    </dgm:pt>
    <dgm:pt modelId="{82720F63-44E3-4B15-BB94-F19F5991414D}" type="asst">
      <dgm:prSet phldrT="[Text]"/>
      <dgm:spPr/>
      <dgm:t>
        <a:bodyPr/>
        <a:lstStyle/>
        <a:p>
          <a:pPr algn="ctr"/>
          <a:r>
            <a:rPr lang="pt-BR"/>
            <a:t>2 Endodontista</a:t>
          </a:r>
        </a:p>
      </dgm:t>
    </dgm:pt>
    <dgm:pt modelId="{DF6968B3-198C-41AA-9918-B88C70297910}" type="parTrans" cxnId="{60A85E87-D64A-44EA-B845-69952BFDF61D}">
      <dgm:prSet/>
      <dgm:spPr/>
      <dgm:t>
        <a:bodyPr/>
        <a:lstStyle/>
        <a:p>
          <a:pPr algn="ctr"/>
          <a:endParaRPr lang="pt-BR"/>
        </a:p>
      </dgm:t>
    </dgm:pt>
    <dgm:pt modelId="{221257A1-4190-4553-A28E-AD3ABFDD7318}" type="sibTrans" cxnId="{60A85E87-D64A-44EA-B845-69952BFDF61D}">
      <dgm:prSet/>
      <dgm:spPr/>
      <dgm:t>
        <a:bodyPr/>
        <a:lstStyle/>
        <a:p>
          <a:pPr algn="ctr"/>
          <a:endParaRPr lang="pt-BR"/>
        </a:p>
      </dgm:t>
    </dgm:pt>
    <dgm:pt modelId="{0A96FF7B-24AA-4C9B-B4CD-14FCC6E0D395}" type="asst">
      <dgm:prSet phldrT="[Text]"/>
      <dgm:spPr/>
      <dgm:t>
        <a:bodyPr/>
        <a:lstStyle/>
        <a:p>
          <a:pPr algn="ctr"/>
          <a:r>
            <a:rPr lang="pt-BR"/>
            <a:t>2 Secretárias</a:t>
          </a:r>
        </a:p>
      </dgm:t>
    </dgm:pt>
    <dgm:pt modelId="{CE35F099-E567-401F-ADB5-51726B42AFCA}" type="parTrans" cxnId="{31D25EBD-C02B-4BB5-B445-9BE9CE10AE26}">
      <dgm:prSet/>
      <dgm:spPr/>
      <dgm:t>
        <a:bodyPr/>
        <a:lstStyle/>
        <a:p>
          <a:pPr algn="ctr"/>
          <a:endParaRPr lang="pt-BR"/>
        </a:p>
      </dgm:t>
    </dgm:pt>
    <dgm:pt modelId="{60274ED3-A0BE-4BCA-8E83-098DE905634F}" type="sibTrans" cxnId="{31D25EBD-C02B-4BB5-B445-9BE9CE10AE26}">
      <dgm:prSet/>
      <dgm:spPr/>
      <dgm:t>
        <a:bodyPr/>
        <a:lstStyle/>
        <a:p>
          <a:pPr algn="ctr"/>
          <a:endParaRPr lang="pt-BR"/>
        </a:p>
      </dgm:t>
    </dgm:pt>
    <dgm:pt modelId="{42D40672-64C5-4383-BF63-F0CADE8DD38B}" type="pres">
      <dgm:prSet presAssocID="{78D56548-B50B-4967-B35B-18089B36EB36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pt-BR"/>
        </a:p>
      </dgm:t>
    </dgm:pt>
    <dgm:pt modelId="{6305D6FB-D056-4480-8441-0FDD929C02BF}" type="pres">
      <dgm:prSet presAssocID="{9B3E223D-6310-4323-880B-1AA3926F884A}" presName="hierRoot1" presStyleCnt="0"/>
      <dgm:spPr/>
    </dgm:pt>
    <dgm:pt modelId="{918DCDE5-047E-42C1-A097-1589B84DAF0F}" type="pres">
      <dgm:prSet presAssocID="{9B3E223D-6310-4323-880B-1AA3926F884A}" presName="composite" presStyleCnt="0"/>
      <dgm:spPr/>
    </dgm:pt>
    <dgm:pt modelId="{A9979A00-47B5-45D6-B2A0-55054A5357DB}" type="pres">
      <dgm:prSet presAssocID="{9B3E223D-6310-4323-880B-1AA3926F884A}" presName="background" presStyleLbl="node0" presStyleIdx="0" presStyleCnt="1"/>
      <dgm:spPr/>
    </dgm:pt>
    <dgm:pt modelId="{E23D0AE3-40D4-40A9-81A8-46734FA3B19F}" type="pres">
      <dgm:prSet presAssocID="{9B3E223D-6310-4323-880B-1AA3926F884A}" presName="text" presStyleLbl="fgAcc0" presStyleIdx="0" presStyleCnt="1" custLinFactNeighborX="9911" custLinFactNeighborY="-79990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E6132234-6BE8-4770-8D41-14903B9BA2BC}" type="pres">
      <dgm:prSet presAssocID="{9B3E223D-6310-4323-880B-1AA3926F884A}" presName="hierChild2" presStyleCnt="0"/>
      <dgm:spPr/>
    </dgm:pt>
    <dgm:pt modelId="{BCEC802C-837C-4C9F-87F9-8C09C616DE57}" type="pres">
      <dgm:prSet presAssocID="{BC8B6C0C-8F46-432E-9476-2B6F253F0A2D}" presName="Name10" presStyleLbl="parChTrans1D2" presStyleIdx="0" presStyleCnt="3"/>
      <dgm:spPr/>
      <dgm:t>
        <a:bodyPr/>
        <a:lstStyle/>
        <a:p>
          <a:endParaRPr lang="pt-BR"/>
        </a:p>
      </dgm:t>
    </dgm:pt>
    <dgm:pt modelId="{0A570113-C5D4-4A5D-A099-ABBC0DB90C9C}" type="pres">
      <dgm:prSet presAssocID="{25CC516C-10E8-4281-A375-F4E9F2E208C6}" presName="hierRoot2" presStyleCnt="0"/>
      <dgm:spPr/>
    </dgm:pt>
    <dgm:pt modelId="{F13085A2-1E0B-400E-AE7B-3F38FA7FA2E2}" type="pres">
      <dgm:prSet presAssocID="{25CC516C-10E8-4281-A375-F4E9F2E208C6}" presName="composite2" presStyleCnt="0"/>
      <dgm:spPr/>
    </dgm:pt>
    <dgm:pt modelId="{26B1BB1C-7A58-4EC8-9D5D-785BEC18DD05}" type="pres">
      <dgm:prSet presAssocID="{25CC516C-10E8-4281-A375-F4E9F2E208C6}" presName="background2" presStyleLbl="asst1" presStyleIdx="0" presStyleCnt="3"/>
      <dgm:spPr/>
    </dgm:pt>
    <dgm:pt modelId="{10532B53-0995-4034-A4C6-FD662E4591FE}" type="pres">
      <dgm:prSet presAssocID="{25CC516C-10E8-4281-A375-F4E9F2E208C6}" presName="text2" presStyleLbl="fgAcc2" presStyleIdx="0" presStyleCnt="3" custScaleX="134092" custScaleY="75544" custLinFactNeighborX="38783" custLinFactNeighborY="-40717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241D0BB7-DAA7-4267-AE0F-C9F62A20E8E9}" type="pres">
      <dgm:prSet presAssocID="{25CC516C-10E8-4281-A375-F4E9F2E208C6}" presName="hierChild3" presStyleCnt="0"/>
      <dgm:spPr/>
    </dgm:pt>
    <dgm:pt modelId="{2C0895F8-5A56-4E50-91C5-56517CEB4F9E}" type="pres">
      <dgm:prSet presAssocID="{DF6968B3-198C-41AA-9918-B88C70297910}" presName="Name10" presStyleLbl="parChTrans1D2" presStyleIdx="1" presStyleCnt="3"/>
      <dgm:spPr/>
      <dgm:t>
        <a:bodyPr/>
        <a:lstStyle/>
        <a:p>
          <a:endParaRPr lang="pt-BR"/>
        </a:p>
      </dgm:t>
    </dgm:pt>
    <dgm:pt modelId="{06CC313F-48E5-4F7E-B3EA-96BB2F00C93C}" type="pres">
      <dgm:prSet presAssocID="{82720F63-44E3-4B15-BB94-F19F5991414D}" presName="hierRoot2" presStyleCnt="0"/>
      <dgm:spPr/>
    </dgm:pt>
    <dgm:pt modelId="{FEEC9C05-E672-494C-B967-6CF08E223CC1}" type="pres">
      <dgm:prSet presAssocID="{82720F63-44E3-4B15-BB94-F19F5991414D}" presName="composite2" presStyleCnt="0"/>
      <dgm:spPr/>
    </dgm:pt>
    <dgm:pt modelId="{C7D6DB4F-EFA1-4891-BA4A-F7951645A1DA}" type="pres">
      <dgm:prSet presAssocID="{82720F63-44E3-4B15-BB94-F19F5991414D}" presName="background2" presStyleLbl="asst1" presStyleIdx="1" presStyleCnt="3"/>
      <dgm:spPr/>
    </dgm:pt>
    <dgm:pt modelId="{A66309B2-973B-458E-BE53-7CEBC1808194}" type="pres">
      <dgm:prSet presAssocID="{82720F63-44E3-4B15-BB94-F19F5991414D}" presName="text2" presStyleLbl="fgAcc2" presStyleIdx="1" presStyleCnt="3" custScaleX="138844" custScaleY="72256" custLinFactX="41142" custLinFactNeighborX="100000" custLinFactNeighborY="-40910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759A985E-7971-48C0-ABC4-6340C5327118}" type="pres">
      <dgm:prSet presAssocID="{82720F63-44E3-4B15-BB94-F19F5991414D}" presName="hierChild3" presStyleCnt="0"/>
      <dgm:spPr/>
    </dgm:pt>
    <dgm:pt modelId="{59253433-20ED-4E05-90AD-1EE0A9BFCF18}" type="pres">
      <dgm:prSet presAssocID="{CE35F099-E567-401F-ADB5-51726B42AFCA}" presName="Name10" presStyleLbl="parChTrans1D2" presStyleIdx="2" presStyleCnt="3"/>
      <dgm:spPr/>
      <dgm:t>
        <a:bodyPr/>
        <a:lstStyle/>
        <a:p>
          <a:endParaRPr lang="pt-BR"/>
        </a:p>
      </dgm:t>
    </dgm:pt>
    <dgm:pt modelId="{B68286EB-8692-4305-814F-9233AAD5CF54}" type="pres">
      <dgm:prSet presAssocID="{0A96FF7B-24AA-4C9B-B4CD-14FCC6E0D395}" presName="hierRoot2" presStyleCnt="0"/>
      <dgm:spPr/>
    </dgm:pt>
    <dgm:pt modelId="{531AA2F4-F8AD-4300-99E7-6A195A16D947}" type="pres">
      <dgm:prSet presAssocID="{0A96FF7B-24AA-4C9B-B4CD-14FCC6E0D395}" presName="composite2" presStyleCnt="0"/>
      <dgm:spPr/>
    </dgm:pt>
    <dgm:pt modelId="{00AD6105-A961-4BA3-BB26-C1ADFDC87AD3}" type="pres">
      <dgm:prSet presAssocID="{0A96FF7B-24AA-4C9B-B4CD-14FCC6E0D395}" presName="background2" presStyleLbl="asst1" presStyleIdx="2" presStyleCnt="3"/>
      <dgm:spPr/>
    </dgm:pt>
    <dgm:pt modelId="{09A18483-BB0D-45C4-A3D0-BE6024AE1381}" type="pres">
      <dgm:prSet presAssocID="{0A96FF7B-24AA-4C9B-B4CD-14FCC6E0D395}" presName="text2" presStyleLbl="fgAcc2" presStyleIdx="2" presStyleCnt="3" custScaleX="140352" custLinFactX="-49452" custLinFactY="17788" custLinFactNeighborX="-100000" custLinFactNeighborY="100000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50EF3F40-C0BD-43E3-9BAC-58EEFDC0834B}" type="pres">
      <dgm:prSet presAssocID="{0A96FF7B-24AA-4C9B-B4CD-14FCC6E0D395}" presName="hierChild3" presStyleCnt="0"/>
      <dgm:spPr/>
    </dgm:pt>
  </dgm:ptLst>
  <dgm:cxnLst>
    <dgm:cxn modelId="{7B716244-5401-4489-979F-B919869F3CAB}" type="presOf" srcId="{DF6968B3-198C-41AA-9918-B88C70297910}" destId="{2C0895F8-5A56-4E50-91C5-56517CEB4F9E}" srcOrd="0" destOrd="0" presId="urn:microsoft.com/office/officeart/2005/8/layout/hierarchy1"/>
    <dgm:cxn modelId="{87B27D9F-F73F-4FDE-AF31-9F819F51142C}" type="presOf" srcId="{82720F63-44E3-4B15-BB94-F19F5991414D}" destId="{A66309B2-973B-458E-BE53-7CEBC1808194}" srcOrd="0" destOrd="0" presId="urn:microsoft.com/office/officeart/2005/8/layout/hierarchy1"/>
    <dgm:cxn modelId="{A53162BB-E1E2-4DB5-9027-4D3875E3BDFC}" type="presOf" srcId="{78D56548-B50B-4967-B35B-18089B36EB36}" destId="{42D40672-64C5-4383-BF63-F0CADE8DD38B}" srcOrd="0" destOrd="0" presId="urn:microsoft.com/office/officeart/2005/8/layout/hierarchy1"/>
    <dgm:cxn modelId="{6A655EED-50B4-42F8-8E76-CC2ED69EC0FD}" type="presOf" srcId="{0A96FF7B-24AA-4C9B-B4CD-14FCC6E0D395}" destId="{09A18483-BB0D-45C4-A3D0-BE6024AE1381}" srcOrd="0" destOrd="0" presId="urn:microsoft.com/office/officeart/2005/8/layout/hierarchy1"/>
    <dgm:cxn modelId="{D7CB6BDA-4418-46C7-BEB9-D3D5B0ECC974}" srcId="{9B3E223D-6310-4323-880B-1AA3926F884A}" destId="{25CC516C-10E8-4281-A375-F4E9F2E208C6}" srcOrd="0" destOrd="0" parTransId="{BC8B6C0C-8F46-432E-9476-2B6F253F0A2D}" sibTransId="{D4834008-C0F9-42A9-AB99-8354D17635AF}"/>
    <dgm:cxn modelId="{60A85E87-D64A-44EA-B845-69952BFDF61D}" srcId="{9B3E223D-6310-4323-880B-1AA3926F884A}" destId="{82720F63-44E3-4B15-BB94-F19F5991414D}" srcOrd="1" destOrd="0" parTransId="{DF6968B3-198C-41AA-9918-B88C70297910}" sibTransId="{221257A1-4190-4553-A28E-AD3ABFDD7318}"/>
    <dgm:cxn modelId="{611611EE-D001-4445-8772-3B109EB095F2}" type="presOf" srcId="{CE35F099-E567-401F-ADB5-51726B42AFCA}" destId="{59253433-20ED-4E05-90AD-1EE0A9BFCF18}" srcOrd="0" destOrd="0" presId="urn:microsoft.com/office/officeart/2005/8/layout/hierarchy1"/>
    <dgm:cxn modelId="{E1ACEF25-EE1C-428D-8B9F-10C990637EDF}" srcId="{78D56548-B50B-4967-B35B-18089B36EB36}" destId="{9B3E223D-6310-4323-880B-1AA3926F884A}" srcOrd="0" destOrd="0" parTransId="{985E7358-4CFD-4402-849D-C4624163DBC8}" sibTransId="{D9D09838-2E1B-42E4-AC4E-2B368F4B4B3E}"/>
    <dgm:cxn modelId="{BE552227-5510-44D6-A673-0A3BA7393F64}" type="presOf" srcId="{25CC516C-10E8-4281-A375-F4E9F2E208C6}" destId="{10532B53-0995-4034-A4C6-FD662E4591FE}" srcOrd="0" destOrd="0" presId="urn:microsoft.com/office/officeart/2005/8/layout/hierarchy1"/>
    <dgm:cxn modelId="{31D25EBD-C02B-4BB5-B445-9BE9CE10AE26}" srcId="{9B3E223D-6310-4323-880B-1AA3926F884A}" destId="{0A96FF7B-24AA-4C9B-B4CD-14FCC6E0D395}" srcOrd="2" destOrd="0" parTransId="{CE35F099-E567-401F-ADB5-51726B42AFCA}" sibTransId="{60274ED3-A0BE-4BCA-8E83-098DE905634F}"/>
    <dgm:cxn modelId="{7E8335AF-7AF9-4B50-A685-851BE57333C0}" type="presOf" srcId="{9B3E223D-6310-4323-880B-1AA3926F884A}" destId="{E23D0AE3-40D4-40A9-81A8-46734FA3B19F}" srcOrd="0" destOrd="0" presId="urn:microsoft.com/office/officeart/2005/8/layout/hierarchy1"/>
    <dgm:cxn modelId="{7AA321EB-E7FD-420A-8668-CDB766D3077C}" type="presOf" srcId="{BC8B6C0C-8F46-432E-9476-2B6F253F0A2D}" destId="{BCEC802C-837C-4C9F-87F9-8C09C616DE57}" srcOrd="0" destOrd="0" presId="urn:microsoft.com/office/officeart/2005/8/layout/hierarchy1"/>
    <dgm:cxn modelId="{039B4794-CFE7-4440-9332-9A6F313AAC73}" type="presParOf" srcId="{42D40672-64C5-4383-BF63-F0CADE8DD38B}" destId="{6305D6FB-D056-4480-8441-0FDD929C02BF}" srcOrd="0" destOrd="0" presId="urn:microsoft.com/office/officeart/2005/8/layout/hierarchy1"/>
    <dgm:cxn modelId="{B4F9F34F-87A7-42F9-9CB1-72FFCD970B75}" type="presParOf" srcId="{6305D6FB-D056-4480-8441-0FDD929C02BF}" destId="{918DCDE5-047E-42C1-A097-1589B84DAF0F}" srcOrd="0" destOrd="0" presId="urn:microsoft.com/office/officeart/2005/8/layout/hierarchy1"/>
    <dgm:cxn modelId="{3F014372-8996-478B-87E6-AE1DCE5420AE}" type="presParOf" srcId="{918DCDE5-047E-42C1-A097-1589B84DAF0F}" destId="{A9979A00-47B5-45D6-B2A0-55054A5357DB}" srcOrd="0" destOrd="0" presId="urn:microsoft.com/office/officeart/2005/8/layout/hierarchy1"/>
    <dgm:cxn modelId="{EE6F4D11-618B-4A9F-8214-3D5C96F0894D}" type="presParOf" srcId="{918DCDE5-047E-42C1-A097-1589B84DAF0F}" destId="{E23D0AE3-40D4-40A9-81A8-46734FA3B19F}" srcOrd="1" destOrd="0" presId="urn:microsoft.com/office/officeart/2005/8/layout/hierarchy1"/>
    <dgm:cxn modelId="{60636D15-CF83-4E7C-BD18-AA13990BEF76}" type="presParOf" srcId="{6305D6FB-D056-4480-8441-0FDD929C02BF}" destId="{E6132234-6BE8-4770-8D41-14903B9BA2BC}" srcOrd="1" destOrd="0" presId="urn:microsoft.com/office/officeart/2005/8/layout/hierarchy1"/>
    <dgm:cxn modelId="{482C0ABD-3204-4AEC-BECE-108E8714EC3D}" type="presParOf" srcId="{E6132234-6BE8-4770-8D41-14903B9BA2BC}" destId="{BCEC802C-837C-4C9F-87F9-8C09C616DE57}" srcOrd="0" destOrd="0" presId="urn:microsoft.com/office/officeart/2005/8/layout/hierarchy1"/>
    <dgm:cxn modelId="{BF2C4E82-BD36-4C8D-AC73-B1579A3A3DF1}" type="presParOf" srcId="{E6132234-6BE8-4770-8D41-14903B9BA2BC}" destId="{0A570113-C5D4-4A5D-A099-ABBC0DB90C9C}" srcOrd="1" destOrd="0" presId="urn:microsoft.com/office/officeart/2005/8/layout/hierarchy1"/>
    <dgm:cxn modelId="{CEE32C8E-06E1-4483-A19B-23A275685823}" type="presParOf" srcId="{0A570113-C5D4-4A5D-A099-ABBC0DB90C9C}" destId="{F13085A2-1E0B-400E-AE7B-3F38FA7FA2E2}" srcOrd="0" destOrd="0" presId="urn:microsoft.com/office/officeart/2005/8/layout/hierarchy1"/>
    <dgm:cxn modelId="{CD8C02D3-E4BC-492A-9B1E-300E95536B34}" type="presParOf" srcId="{F13085A2-1E0B-400E-AE7B-3F38FA7FA2E2}" destId="{26B1BB1C-7A58-4EC8-9D5D-785BEC18DD05}" srcOrd="0" destOrd="0" presId="urn:microsoft.com/office/officeart/2005/8/layout/hierarchy1"/>
    <dgm:cxn modelId="{4DBA87E0-5D33-4A84-9163-E3399EF44451}" type="presParOf" srcId="{F13085A2-1E0B-400E-AE7B-3F38FA7FA2E2}" destId="{10532B53-0995-4034-A4C6-FD662E4591FE}" srcOrd="1" destOrd="0" presId="urn:microsoft.com/office/officeart/2005/8/layout/hierarchy1"/>
    <dgm:cxn modelId="{08892CCC-3990-46FE-92D8-34BB3F1BABAC}" type="presParOf" srcId="{0A570113-C5D4-4A5D-A099-ABBC0DB90C9C}" destId="{241D0BB7-DAA7-4267-AE0F-C9F62A20E8E9}" srcOrd="1" destOrd="0" presId="urn:microsoft.com/office/officeart/2005/8/layout/hierarchy1"/>
    <dgm:cxn modelId="{71B0D65C-6281-4115-8AA9-9267974E44BE}" type="presParOf" srcId="{E6132234-6BE8-4770-8D41-14903B9BA2BC}" destId="{2C0895F8-5A56-4E50-91C5-56517CEB4F9E}" srcOrd="2" destOrd="0" presId="urn:microsoft.com/office/officeart/2005/8/layout/hierarchy1"/>
    <dgm:cxn modelId="{9A03A04B-CB41-4618-B238-D38F59C84285}" type="presParOf" srcId="{E6132234-6BE8-4770-8D41-14903B9BA2BC}" destId="{06CC313F-48E5-4F7E-B3EA-96BB2F00C93C}" srcOrd="3" destOrd="0" presId="urn:microsoft.com/office/officeart/2005/8/layout/hierarchy1"/>
    <dgm:cxn modelId="{5D01CC12-131B-4682-8120-9158AAF478C5}" type="presParOf" srcId="{06CC313F-48E5-4F7E-B3EA-96BB2F00C93C}" destId="{FEEC9C05-E672-494C-B967-6CF08E223CC1}" srcOrd="0" destOrd="0" presId="urn:microsoft.com/office/officeart/2005/8/layout/hierarchy1"/>
    <dgm:cxn modelId="{9D9BCFB0-0D5E-4157-9861-D8205639D117}" type="presParOf" srcId="{FEEC9C05-E672-494C-B967-6CF08E223CC1}" destId="{C7D6DB4F-EFA1-4891-BA4A-F7951645A1DA}" srcOrd="0" destOrd="0" presId="urn:microsoft.com/office/officeart/2005/8/layout/hierarchy1"/>
    <dgm:cxn modelId="{E20ECFF7-EB1E-43B9-8E2D-BD7E59AB52ED}" type="presParOf" srcId="{FEEC9C05-E672-494C-B967-6CF08E223CC1}" destId="{A66309B2-973B-458E-BE53-7CEBC1808194}" srcOrd="1" destOrd="0" presId="urn:microsoft.com/office/officeart/2005/8/layout/hierarchy1"/>
    <dgm:cxn modelId="{D5432E58-2A9D-4E40-8665-5A4BD73A04B3}" type="presParOf" srcId="{06CC313F-48E5-4F7E-B3EA-96BB2F00C93C}" destId="{759A985E-7971-48C0-ABC4-6340C5327118}" srcOrd="1" destOrd="0" presId="urn:microsoft.com/office/officeart/2005/8/layout/hierarchy1"/>
    <dgm:cxn modelId="{EAD3FBD2-14AC-417C-A5C9-D8CC2C179470}" type="presParOf" srcId="{E6132234-6BE8-4770-8D41-14903B9BA2BC}" destId="{59253433-20ED-4E05-90AD-1EE0A9BFCF18}" srcOrd="4" destOrd="0" presId="urn:microsoft.com/office/officeart/2005/8/layout/hierarchy1"/>
    <dgm:cxn modelId="{6254413C-85FE-400C-88E8-BC107E58F229}" type="presParOf" srcId="{E6132234-6BE8-4770-8D41-14903B9BA2BC}" destId="{B68286EB-8692-4305-814F-9233AAD5CF54}" srcOrd="5" destOrd="0" presId="urn:microsoft.com/office/officeart/2005/8/layout/hierarchy1"/>
    <dgm:cxn modelId="{D3F348C0-2033-4DF8-BEF6-96ED176101DA}" type="presParOf" srcId="{B68286EB-8692-4305-814F-9233AAD5CF54}" destId="{531AA2F4-F8AD-4300-99E7-6A195A16D947}" srcOrd="0" destOrd="0" presId="urn:microsoft.com/office/officeart/2005/8/layout/hierarchy1"/>
    <dgm:cxn modelId="{E008380E-250C-4822-B56D-721FE00C636F}" type="presParOf" srcId="{531AA2F4-F8AD-4300-99E7-6A195A16D947}" destId="{00AD6105-A961-4BA3-BB26-C1ADFDC87AD3}" srcOrd="0" destOrd="0" presId="urn:microsoft.com/office/officeart/2005/8/layout/hierarchy1"/>
    <dgm:cxn modelId="{7FB5303D-4E7E-4BC9-9B71-538D8F2BB48D}" type="presParOf" srcId="{531AA2F4-F8AD-4300-99E7-6A195A16D947}" destId="{09A18483-BB0D-45C4-A3D0-BE6024AE1381}" srcOrd="1" destOrd="0" presId="urn:microsoft.com/office/officeart/2005/8/layout/hierarchy1"/>
    <dgm:cxn modelId="{AFBDBFFC-3D74-4015-BB33-0D3BBBD60C55}" type="presParOf" srcId="{B68286EB-8692-4305-814F-9233AAD5CF54}" destId="{50EF3F40-C0BD-43E3-9BAC-58EEFDC0834B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59253433-20ED-4E05-90AD-1EE0A9BFCF18}">
      <dsp:nvSpPr>
        <dsp:cNvPr id="0" name=""/>
        <dsp:cNvSpPr/>
      </dsp:nvSpPr>
      <dsp:spPr>
        <a:xfrm>
          <a:off x="2508354" y="1310977"/>
          <a:ext cx="91440" cy="1657928"/>
        </a:xfrm>
        <a:custGeom>
          <a:avLst/>
          <a:gdLst/>
          <a:ahLst/>
          <a:cxnLst/>
          <a:rect l="0" t="0" r="0" b="0"/>
          <a:pathLst>
            <a:path>
              <a:moveTo>
                <a:pt x="52931" y="0"/>
              </a:moveTo>
              <a:lnTo>
                <a:pt x="52931" y="1558629"/>
              </a:lnTo>
              <a:lnTo>
                <a:pt x="45720" y="1558629"/>
              </a:lnTo>
              <a:lnTo>
                <a:pt x="45720" y="165792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0895F8-5A56-4E50-91C5-56517CEB4F9E}">
      <dsp:nvSpPr>
        <dsp:cNvPr id="0" name=""/>
        <dsp:cNvSpPr/>
      </dsp:nvSpPr>
      <dsp:spPr>
        <a:xfrm>
          <a:off x="2561285" y="1310977"/>
          <a:ext cx="1373111" cy="57774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78444"/>
              </a:lnTo>
              <a:lnTo>
                <a:pt x="1373111" y="478444"/>
              </a:lnTo>
              <a:lnTo>
                <a:pt x="1373111" y="5777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CEC802C-837C-4C9F-87F9-8C09C616DE57}">
      <dsp:nvSpPr>
        <dsp:cNvPr id="0" name=""/>
        <dsp:cNvSpPr/>
      </dsp:nvSpPr>
      <dsp:spPr>
        <a:xfrm>
          <a:off x="1136217" y="1310977"/>
          <a:ext cx="1425068" cy="579057"/>
        </a:xfrm>
        <a:custGeom>
          <a:avLst/>
          <a:gdLst/>
          <a:ahLst/>
          <a:cxnLst/>
          <a:rect l="0" t="0" r="0" b="0"/>
          <a:pathLst>
            <a:path>
              <a:moveTo>
                <a:pt x="1425068" y="0"/>
              </a:moveTo>
              <a:lnTo>
                <a:pt x="1425068" y="479757"/>
              </a:lnTo>
              <a:lnTo>
                <a:pt x="0" y="479757"/>
              </a:lnTo>
              <a:lnTo>
                <a:pt x="0" y="57905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9979A00-47B5-45D6-B2A0-55054A5357DB}">
      <dsp:nvSpPr>
        <dsp:cNvPr id="0" name=""/>
        <dsp:cNvSpPr/>
      </dsp:nvSpPr>
      <dsp:spPr>
        <a:xfrm>
          <a:off x="2025337" y="630322"/>
          <a:ext cx="1071897" cy="68065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E23D0AE3-40D4-40A9-81A8-46734FA3B19F}">
      <dsp:nvSpPr>
        <dsp:cNvPr id="0" name=""/>
        <dsp:cNvSpPr/>
      </dsp:nvSpPr>
      <dsp:spPr>
        <a:xfrm>
          <a:off x="2144436" y="743467"/>
          <a:ext cx="1071897" cy="68065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600" kern="1200"/>
            <a:t>2 Sócios</a:t>
          </a:r>
        </a:p>
      </dsp:txBody>
      <dsp:txXfrm>
        <a:off x="2144436" y="743467"/>
        <a:ext cx="1071897" cy="680654"/>
      </dsp:txXfrm>
    </dsp:sp>
    <dsp:sp modelId="{26B1BB1C-7A58-4EC8-9D5D-785BEC18DD05}">
      <dsp:nvSpPr>
        <dsp:cNvPr id="0" name=""/>
        <dsp:cNvSpPr/>
      </dsp:nvSpPr>
      <dsp:spPr>
        <a:xfrm>
          <a:off x="417553" y="1890034"/>
          <a:ext cx="1437328" cy="51419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10532B53-0995-4034-A4C6-FD662E4591FE}">
      <dsp:nvSpPr>
        <dsp:cNvPr id="0" name=""/>
        <dsp:cNvSpPr/>
      </dsp:nvSpPr>
      <dsp:spPr>
        <a:xfrm>
          <a:off x="536652" y="2003179"/>
          <a:ext cx="1437328" cy="51419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600" kern="1200"/>
            <a:t>2 Ortodontistas</a:t>
          </a:r>
        </a:p>
      </dsp:txBody>
      <dsp:txXfrm>
        <a:off x="536652" y="2003179"/>
        <a:ext cx="1437328" cy="514193"/>
      </dsp:txXfrm>
    </dsp:sp>
    <dsp:sp modelId="{C7D6DB4F-EFA1-4891-BA4A-F7951645A1DA}">
      <dsp:nvSpPr>
        <dsp:cNvPr id="0" name=""/>
        <dsp:cNvSpPr/>
      </dsp:nvSpPr>
      <dsp:spPr>
        <a:xfrm>
          <a:off x="3190264" y="1888720"/>
          <a:ext cx="1488265" cy="49181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A66309B2-973B-458E-BE53-7CEBC1808194}">
      <dsp:nvSpPr>
        <dsp:cNvPr id="0" name=""/>
        <dsp:cNvSpPr/>
      </dsp:nvSpPr>
      <dsp:spPr>
        <a:xfrm>
          <a:off x="3309364" y="2001865"/>
          <a:ext cx="1488265" cy="49181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600" kern="1200"/>
            <a:t>2 Endodontista</a:t>
          </a:r>
        </a:p>
      </dsp:txBody>
      <dsp:txXfrm>
        <a:off x="3309364" y="2001865"/>
        <a:ext cx="1488265" cy="491813"/>
      </dsp:txXfrm>
    </dsp:sp>
    <dsp:sp modelId="{00AD6105-A961-4BA3-BB26-C1ADFDC87AD3}">
      <dsp:nvSpPr>
        <dsp:cNvPr id="0" name=""/>
        <dsp:cNvSpPr/>
      </dsp:nvSpPr>
      <dsp:spPr>
        <a:xfrm>
          <a:off x="1801859" y="2968906"/>
          <a:ext cx="1504429" cy="68065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09A18483-BB0D-45C4-A3D0-BE6024AE1381}">
      <dsp:nvSpPr>
        <dsp:cNvPr id="0" name=""/>
        <dsp:cNvSpPr/>
      </dsp:nvSpPr>
      <dsp:spPr>
        <a:xfrm>
          <a:off x="1920959" y="3082051"/>
          <a:ext cx="1504429" cy="68065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600" kern="1200"/>
            <a:t>2 Secretárias</a:t>
          </a:r>
        </a:p>
      </dsp:txBody>
      <dsp:txXfrm>
        <a:off x="1920959" y="3082051"/>
        <a:ext cx="1504429" cy="68065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878057-963B-447A-BA7C-95F2CFD476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756</TotalTime>
  <Pages>37</Pages>
  <Words>8074</Words>
  <Characters>43604</Characters>
  <Application>Microsoft Office Word</Application>
  <DocSecurity>0</DocSecurity>
  <Lines>363</Lines>
  <Paragraphs>103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51575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</dc:creator>
  <cp:keywords/>
  <dc:description/>
  <cp:lastModifiedBy>314017</cp:lastModifiedBy>
  <cp:revision>8</cp:revision>
  <dcterms:created xsi:type="dcterms:W3CDTF">2014-08-28T15:04:00Z</dcterms:created>
  <dcterms:modified xsi:type="dcterms:W3CDTF">2014-09-09T14:48:00Z</dcterms:modified>
</cp:coreProperties>
</file>