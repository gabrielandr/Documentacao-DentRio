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F9A" w:rsidRDefault="004E3B6C" w:rsidP="00AC1F9A">
      <w:pPr>
        <w:spacing w:before="300" w:after="300"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t>Sumár</w:t>
      </w:r>
    </w:p>
    <w:sdt>
      <w:sdtPr>
        <w:id w:val="1234972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E23DD" w:rsidRDefault="009E23DD" w:rsidP="00AC1F9A">
          <w:pPr>
            <w:spacing w:before="300" w:after="300" w:line="240" w:lineRule="auto"/>
            <w:jc w:val="both"/>
          </w:pPr>
        </w:p>
        <w:p w:rsidR="00F43032" w:rsidRDefault="005D36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D11FCA">
            <w:instrText xml:space="preserve"> TOC \o "1-5" \h \z \u </w:instrText>
          </w:r>
          <w:r>
            <w:fldChar w:fldCharType="separate"/>
          </w:r>
          <w:hyperlink w:anchor="_Toc399027363" w:history="1">
            <w:r w:rsidR="00F43032" w:rsidRPr="009C1382">
              <w:rPr>
                <w:rStyle w:val="Hyperlink"/>
                <w:noProof/>
              </w:rPr>
              <w:t>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Introdução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4" w:history="1">
            <w:r w:rsidR="00F43032" w:rsidRPr="009C1382">
              <w:rPr>
                <w:rStyle w:val="Hyperlink"/>
                <w:noProof/>
              </w:rPr>
              <w:t>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Apresentação da Instituição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5" w:history="1">
            <w:r w:rsidR="00F43032" w:rsidRPr="009C1382">
              <w:rPr>
                <w:rStyle w:val="Hyperlink"/>
                <w:noProof/>
              </w:rPr>
              <w:t>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  <w:shd w:val="clear" w:color="auto" w:fill="FFFFFF"/>
              </w:rPr>
              <w:t>Motivação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6" w:history="1">
            <w:r w:rsidR="00F43032" w:rsidRPr="009C1382">
              <w:rPr>
                <w:rStyle w:val="Hyperlink"/>
                <w:noProof/>
              </w:rPr>
              <w:t>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Objetivos Gerais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7" w:history="1">
            <w:r w:rsidR="00F43032" w:rsidRPr="009C1382">
              <w:rPr>
                <w:rStyle w:val="Hyperlink"/>
                <w:noProof/>
              </w:rPr>
              <w:t>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do Documento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8" w:history="1">
            <w:r w:rsidR="00F43032" w:rsidRPr="009C1382">
              <w:rPr>
                <w:rStyle w:val="Hyperlink"/>
                <w:noProof/>
              </w:rPr>
              <w:t>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Modelagem do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9" w:history="1">
            <w:r w:rsidR="00F43032" w:rsidRPr="009C1382">
              <w:rPr>
                <w:rStyle w:val="Hyperlink"/>
                <w:noProof/>
              </w:rPr>
              <w:t>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Características da Instituição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0" w:history="1">
            <w:r w:rsidR="00F43032" w:rsidRPr="009C1382">
              <w:rPr>
                <w:rStyle w:val="Hyperlink"/>
                <w:noProof/>
              </w:rPr>
              <w:t>2.1.1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Características Gerais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1" w:history="1">
            <w:r w:rsidR="00F43032" w:rsidRPr="009C1382">
              <w:rPr>
                <w:rStyle w:val="Hyperlink"/>
                <w:noProof/>
              </w:rPr>
              <w:t>2.1.2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Físico-Funcional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2" w:history="1">
            <w:r w:rsidR="00F43032" w:rsidRPr="009C1382">
              <w:rPr>
                <w:rStyle w:val="Hyperlink"/>
                <w:noProof/>
              </w:rPr>
              <w:t>2.1.3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Organizacional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3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Recursos de Informática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Expectativa do Cliente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5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Processo Atual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7" w:history="1">
            <w:r w:rsidR="00F43032" w:rsidRPr="009C1382">
              <w:rPr>
                <w:rStyle w:val="Hyperlink"/>
                <w:noProof/>
              </w:rPr>
              <w:t>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Processos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8" w:history="1">
            <w:r w:rsidR="00F43032" w:rsidRPr="009C1382">
              <w:rPr>
                <w:rStyle w:val="Hyperlink"/>
                <w:noProof/>
              </w:rPr>
              <w:t>2.2.1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Diagrama de Casos de Uso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9" w:history="1">
            <w:r w:rsidR="00F43032" w:rsidRPr="009C1382">
              <w:rPr>
                <w:rStyle w:val="Hyperlink"/>
                <w:noProof/>
              </w:rPr>
              <w:t>2.2.2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Descrição dos Casos de Uso de Negócio e Diagramas de Atividades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0" w:history="1">
            <w:r w:rsidR="00F43032" w:rsidRPr="009C1382">
              <w:rPr>
                <w:rStyle w:val="Hyperlink"/>
                <w:noProof/>
              </w:rPr>
              <w:t>2.2.2.1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BUC01 – Receber Paciente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1" w:history="1">
            <w:r w:rsidR="00F43032" w:rsidRPr="009C1382">
              <w:rPr>
                <w:rStyle w:val="Hyperlink"/>
                <w:noProof/>
              </w:rPr>
              <w:t>2.2.2.2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BUC02 – Abrir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2" w:history="1">
            <w:r w:rsidR="00F43032" w:rsidRPr="009C1382">
              <w:rPr>
                <w:rStyle w:val="Hyperlink"/>
                <w:noProof/>
              </w:rPr>
              <w:t>2.2.2.3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BUC03 – Realizar Orçamento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3" w:history="1">
            <w:r w:rsidR="00F43032" w:rsidRPr="009C1382">
              <w:rPr>
                <w:rStyle w:val="Hyperlink"/>
                <w:noProof/>
              </w:rPr>
              <w:t>2.2.2.4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BUC04 – Agendar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4" w:history="1">
            <w:r w:rsidR="00F43032" w:rsidRPr="009C1382">
              <w:rPr>
                <w:rStyle w:val="Hyperlink"/>
                <w:noProof/>
              </w:rPr>
              <w:t>2.2.2.5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BUC05 - Cancelar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5" w:history="1">
            <w:r w:rsidR="00F43032" w:rsidRPr="009C1382">
              <w:rPr>
                <w:rStyle w:val="Hyperlink"/>
                <w:noProof/>
              </w:rPr>
              <w:t>2.2.2.6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BUC06 – Realizar Procedimento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6" w:history="1">
            <w:r w:rsidR="00F43032" w:rsidRPr="009C1382">
              <w:rPr>
                <w:rStyle w:val="Hyperlink"/>
                <w:noProof/>
              </w:rPr>
              <w:t>2.2.2.7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BUC07 – Encaminhar ao Especialista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7" w:history="1">
            <w:r w:rsidR="00F43032" w:rsidRPr="009C1382">
              <w:rPr>
                <w:rStyle w:val="Hyperlink"/>
                <w:noProof/>
              </w:rPr>
              <w:t>2.2.2.8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BUC08– Realizar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8" w:history="1">
            <w:r w:rsidR="00F43032" w:rsidRPr="009C1382">
              <w:rPr>
                <w:rStyle w:val="Hyperlink"/>
                <w:noProof/>
              </w:rPr>
              <w:t>2.2.2.9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BUC09 – Fechar Caixa do Dia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9" w:history="1">
            <w:r w:rsidR="00F43032" w:rsidRPr="009C1382">
              <w:rPr>
                <w:rStyle w:val="Hyperlink"/>
                <w:noProof/>
              </w:rPr>
              <w:t>2.3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Problemas Identificados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0" w:history="1">
            <w:r w:rsidR="00F43032" w:rsidRPr="009C1382">
              <w:rPr>
                <w:rStyle w:val="Hyperlink"/>
                <w:noProof/>
              </w:rPr>
              <w:t>2.4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Necessidades Detectadas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1" w:history="1">
            <w:r w:rsidR="00F43032" w:rsidRPr="009C1382">
              <w:rPr>
                <w:rStyle w:val="Hyperlink"/>
                <w:noProof/>
              </w:rPr>
              <w:t>2.5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Regras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2" w:history="1">
            <w:r w:rsidR="00F43032" w:rsidRPr="009C1382">
              <w:rPr>
                <w:rStyle w:val="Hyperlink"/>
                <w:noProof/>
              </w:rPr>
              <w:t>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3" w:history="1">
            <w:r w:rsidR="00F43032" w:rsidRPr="009C1382">
              <w:rPr>
                <w:rStyle w:val="Hyperlink"/>
                <w:noProof/>
              </w:rPr>
              <w:t>3.1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4" w:history="1">
            <w:r w:rsidR="00F43032" w:rsidRPr="009C1382">
              <w:rPr>
                <w:rStyle w:val="Hyperlink"/>
                <w:noProof/>
              </w:rPr>
              <w:t>3.1.1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Relação dos 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5" w:history="1">
            <w:r w:rsidR="00F43032" w:rsidRPr="009C1382">
              <w:rPr>
                <w:rStyle w:val="Hyperlink"/>
                <w:noProof/>
              </w:rPr>
              <w:t>3.1.2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Mapeamento Necessidades x Requisitos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6" w:history="1">
            <w:r w:rsidR="00F43032" w:rsidRPr="009C1382">
              <w:rPr>
                <w:rStyle w:val="Hyperlink"/>
                <w:noProof/>
              </w:rPr>
              <w:t>3.1.3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Diagrama de Casos de Uso de Sistema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7" w:history="1">
            <w:r w:rsidR="00F43032" w:rsidRPr="009C1382">
              <w:rPr>
                <w:rStyle w:val="Hyperlink"/>
                <w:noProof/>
              </w:rPr>
              <w:t>3.1.4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Responsabilidade dos Atores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8" w:history="1">
            <w:r w:rsidR="00F43032" w:rsidRPr="009C1382">
              <w:rPr>
                <w:rStyle w:val="Hyperlink"/>
                <w:noProof/>
              </w:rPr>
              <w:t>3.1.5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Descrição dos Casos de Uso de Sistemas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9" w:history="1">
            <w:r w:rsidR="00F43032" w:rsidRPr="009C1382">
              <w:rPr>
                <w:rStyle w:val="Hyperlink"/>
                <w:noProof/>
              </w:rPr>
              <w:t>3.1.5.1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UCS01 – Manter Funcionário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0" w:history="1">
            <w:r w:rsidR="00F43032" w:rsidRPr="009C1382">
              <w:rPr>
                <w:rStyle w:val="Hyperlink"/>
                <w:noProof/>
              </w:rPr>
              <w:t>3.1.5.2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UCS02 – Manter Procedimento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1" w:history="1">
            <w:r w:rsidR="00F43032" w:rsidRPr="009C1382">
              <w:rPr>
                <w:rStyle w:val="Hyperlink"/>
                <w:noProof/>
              </w:rPr>
              <w:t>3.1.5.3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UCS03 – Manter Unidade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2" w:history="1">
            <w:r w:rsidR="00F43032" w:rsidRPr="009C1382">
              <w:rPr>
                <w:rStyle w:val="Hyperlink"/>
                <w:noProof/>
              </w:rPr>
              <w:t>3.1.5.4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UCS04 – Abrir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3" w:history="1">
            <w:r w:rsidR="00F43032" w:rsidRPr="009C1382">
              <w:rPr>
                <w:rStyle w:val="Hyperlink"/>
                <w:noProof/>
              </w:rPr>
              <w:t>3.1.5.5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UCS05 – Registrar Paciente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3.1.5.6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UCS06 – Consultar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5" w:history="1">
            <w:r w:rsidR="00F43032" w:rsidRPr="009C1382">
              <w:rPr>
                <w:rStyle w:val="Hyperlink"/>
                <w:noProof/>
              </w:rPr>
              <w:t>3.1.5.7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UCS07 – Agendar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6" w:history="1">
            <w:r w:rsidR="00F43032" w:rsidRPr="009C1382">
              <w:rPr>
                <w:rStyle w:val="Hyperlink"/>
                <w:noProof/>
              </w:rPr>
              <w:t>3.1.5.8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UCS08 – Realizar Orçamento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7" w:history="1">
            <w:r w:rsidR="00F43032" w:rsidRPr="009C1382">
              <w:rPr>
                <w:rStyle w:val="Hyperlink"/>
                <w:noProof/>
              </w:rPr>
              <w:t>3.1.5.9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UCS09 – Cancelar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8" w:history="1">
            <w:r w:rsidR="00F43032" w:rsidRPr="009C1382">
              <w:rPr>
                <w:rStyle w:val="Hyperlink"/>
                <w:noProof/>
              </w:rPr>
              <w:t>3.1.5.10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UCS10 – Alterar Dentista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9" w:history="1">
            <w:r w:rsidR="00F43032" w:rsidRPr="009C1382">
              <w:rPr>
                <w:rStyle w:val="Hyperlink"/>
                <w:noProof/>
              </w:rPr>
              <w:t>3.1.5.11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UCS11 – Registrar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0" w:history="1">
            <w:r w:rsidR="00F43032" w:rsidRPr="009C1382">
              <w:rPr>
                <w:rStyle w:val="Hyperlink"/>
                <w:noProof/>
              </w:rPr>
              <w:t>3.1.5.12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UCS12 – Modificar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1" w:history="1">
            <w:r w:rsidR="00F43032" w:rsidRPr="009C1382">
              <w:rPr>
                <w:rStyle w:val="Hyperlink"/>
                <w:noProof/>
              </w:rPr>
              <w:t>3.1.5.13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UCS13 – Cadastrar Despesas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2" w:history="1">
            <w:r w:rsidR="00F43032" w:rsidRPr="009C1382">
              <w:rPr>
                <w:rStyle w:val="Hyperlink"/>
                <w:noProof/>
              </w:rPr>
              <w:t>3.1.5.14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UCS14 – Fechar Caixa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3" w:history="1">
            <w:r w:rsidR="00F43032" w:rsidRPr="009C1382">
              <w:rPr>
                <w:rStyle w:val="Hyperlink"/>
                <w:noProof/>
              </w:rPr>
              <w:t>3.1.5.15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UCS15 – Gerar Relatório Receita Bruta e Líquida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4" w:history="1">
            <w:r w:rsidR="00F43032" w:rsidRPr="009C1382">
              <w:rPr>
                <w:rStyle w:val="Hyperlink"/>
                <w:noProof/>
              </w:rPr>
              <w:t>3.1.5.16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UCS016 - Gerar Relatório Pagamento Cartão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5" w:history="1">
            <w:r w:rsidR="00F43032" w:rsidRPr="009C1382">
              <w:rPr>
                <w:rStyle w:val="Hyperlink"/>
                <w:noProof/>
              </w:rPr>
              <w:t>3.1.5.17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UCS17 –Gerar Relatório Pagamento em Dinheiro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6" w:history="1">
            <w:r w:rsidR="00F43032" w:rsidRPr="009C1382">
              <w:rPr>
                <w:rStyle w:val="Hyperlink"/>
                <w:noProof/>
              </w:rPr>
              <w:t>3.1.5.18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UCS18 – Gerar Relatório Pacientes Novos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7" w:history="1">
            <w:r w:rsidR="00F43032" w:rsidRPr="009C1382">
              <w:rPr>
                <w:rStyle w:val="Hyperlink"/>
                <w:noProof/>
              </w:rPr>
              <w:t>3.1.5.19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UCS19 – Gerar Relatório Ficha Liquidada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8" w:history="1">
            <w:r w:rsidR="00F43032" w:rsidRPr="009C1382">
              <w:rPr>
                <w:rStyle w:val="Hyperlink"/>
                <w:noProof/>
              </w:rPr>
              <w:t>3.1.5.20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UCS20 – Gerar Relatório Quantidade de Atendimento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9" w:history="1">
            <w:r w:rsidR="00F43032" w:rsidRPr="009C1382">
              <w:rPr>
                <w:rStyle w:val="Hyperlink"/>
                <w:noProof/>
              </w:rPr>
              <w:t>3.2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Mapeamento Regras de Negócios x 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0" w:history="1">
            <w:r w:rsidR="00F43032" w:rsidRPr="009C1382">
              <w:rPr>
                <w:rStyle w:val="Hyperlink"/>
                <w:noProof/>
              </w:rPr>
              <w:t>3.3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 Não-Funcionais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1" w:history="1">
            <w:r w:rsidR="00F43032" w:rsidRPr="009C1382">
              <w:rPr>
                <w:rStyle w:val="Hyperlink"/>
                <w:noProof/>
              </w:rPr>
              <w:t>3.3.1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Usabilidade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2" w:history="1">
            <w:r w:rsidR="00F43032" w:rsidRPr="009C1382">
              <w:rPr>
                <w:rStyle w:val="Hyperlink"/>
                <w:noProof/>
              </w:rPr>
              <w:t>3.3.2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Restrições de Implementação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3" w:history="1">
            <w:r w:rsidR="00F43032" w:rsidRPr="009C1382">
              <w:rPr>
                <w:rStyle w:val="Hyperlink"/>
                <w:noProof/>
              </w:rPr>
              <w:t>3.3.3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Confiabilidade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3.3.4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Desempenho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5" w:history="1">
            <w:r w:rsidR="00F43032" w:rsidRPr="009C1382">
              <w:rPr>
                <w:rStyle w:val="Hyperlink"/>
                <w:noProof/>
              </w:rPr>
              <w:t>3.3.5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Segurança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5D36C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6" w:history="1">
            <w:r w:rsidR="00F43032" w:rsidRPr="009C1382">
              <w:rPr>
                <w:rStyle w:val="Hyperlink"/>
                <w:noProof/>
              </w:rPr>
              <w:t>3.3.6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Suporte e Manutenabilidade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3DD" w:rsidRDefault="005D36C5" w:rsidP="00AC1F9A">
          <w:pPr>
            <w:spacing w:before="300" w:after="300" w:line="240" w:lineRule="auto"/>
            <w:jc w:val="both"/>
            <w:rPr>
              <w:b/>
              <w:bCs/>
              <w:noProof/>
            </w:rPr>
          </w:pPr>
          <w:r>
            <w:fldChar w:fldCharType="end"/>
          </w:r>
        </w:p>
      </w:sdtContent>
    </w:sdt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hyperlink r:id="rId8" w:anchor="_Toc399027427" w:history="1">
        <w:r w:rsidR="00F43032" w:rsidRPr="00767FEE">
          <w:rPr>
            <w:rStyle w:val="Hyperlink"/>
            <w:noProof/>
          </w:rPr>
          <w:t>Figura 1 - Organograma da Empresa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8" w:history="1">
        <w:r w:rsidR="00F43032" w:rsidRPr="00767FEE">
          <w:rPr>
            <w:rStyle w:val="Hyperlink"/>
            <w:noProof/>
          </w:rPr>
          <w:t>Figura 3 - Diagrama de Atividades de Negócio  Geral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9" w:history="1">
        <w:r w:rsidR="00F43032" w:rsidRPr="00767FEE">
          <w:rPr>
            <w:rStyle w:val="Hyperlink"/>
            <w:noProof/>
          </w:rPr>
          <w:t>Figura 4 – Diagrama de Atividades de Negócio – Receber Paciente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0" w:history="1">
        <w:r w:rsidR="00F43032" w:rsidRPr="00767FEE">
          <w:rPr>
            <w:rStyle w:val="Hyperlink"/>
            <w:noProof/>
          </w:rPr>
          <w:t>Figura 5 – Diagrama de Atividades de Negócio – Realizar Orçamento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1" w:history="1">
        <w:r w:rsidR="00F43032" w:rsidRPr="00767FEE">
          <w:rPr>
            <w:rStyle w:val="Hyperlink"/>
            <w:noProof/>
          </w:rPr>
          <w:t>Figura 6 – Diagrama de Atividades de Negócio – Agendar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2" w:history="1">
        <w:r w:rsidR="00F43032" w:rsidRPr="00767FEE">
          <w:rPr>
            <w:rStyle w:val="Hyperlink"/>
            <w:noProof/>
          </w:rPr>
          <w:t>Figura 7 – Diagrama de Atividades de Negócio – Cancelar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3" w:history="1">
        <w:r w:rsidR="00F43032" w:rsidRPr="00767FEE">
          <w:rPr>
            <w:rStyle w:val="Hyperlink"/>
            <w:noProof/>
          </w:rPr>
          <w:t>Figura 8 – Diagrama de Atividades de Negócio – Realizar Procedimento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4" w:history="1">
        <w:r w:rsidR="00F43032" w:rsidRPr="00767FEE">
          <w:rPr>
            <w:rStyle w:val="Hyperlink"/>
            <w:noProof/>
          </w:rPr>
          <w:t>Figura 9 – Diagrama de Atividades de Negócio – Realizar Pagamento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5" w:history="1">
        <w:r w:rsidR="00F43032" w:rsidRPr="00767FEE">
          <w:rPr>
            <w:rStyle w:val="Hyperlink"/>
            <w:noProof/>
          </w:rPr>
          <w:t>Figura 10 – Diagrama de Atividades de Negócio – Fechar Caixa do Dia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6" w:history="1">
        <w:r w:rsidR="00F43032" w:rsidRPr="00767FEE">
          <w:rPr>
            <w:rStyle w:val="Hyperlink"/>
            <w:noProof/>
          </w:rPr>
          <w:t>Figura 11 – Diagrama de Casos de Uso de Sistema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7" w:history="1">
        <w:r w:rsidR="00F43032" w:rsidRPr="00767FEE">
          <w:rPr>
            <w:rStyle w:val="Hyperlink"/>
            <w:noProof/>
          </w:rPr>
          <w:t>Figura 12 - Diagrama de Atividades de Sistema - Manter Funcionário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8" w:history="1">
        <w:r w:rsidR="00F43032" w:rsidRPr="00767FEE">
          <w:rPr>
            <w:rStyle w:val="Hyperlink"/>
            <w:noProof/>
          </w:rPr>
          <w:t>Figura 13 - Diagrama de Atividade de Sistemas - Manter Procedimento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9" w:history="1">
        <w:r w:rsidR="00F43032" w:rsidRPr="00767FEE">
          <w:rPr>
            <w:rStyle w:val="Hyperlink"/>
            <w:noProof/>
          </w:rPr>
          <w:t>Figura 14 - Diagrama de Atividades de Sistema - Manter Unidade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0" w:history="1">
        <w:r w:rsidR="00F43032" w:rsidRPr="00767FEE">
          <w:rPr>
            <w:rStyle w:val="Hyperlink"/>
            <w:noProof/>
          </w:rPr>
          <w:t>Figura 15 - Diagrama de Atividades de Sistema - Abrir Ficha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1" w:history="1">
        <w:r w:rsidR="00F43032" w:rsidRPr="00767FEE">
          <w:rPr>
            <w:rStyle w:val="Hyperlink"/>
            <w:noProof/>
          </w:rPr>
          <w:t>Figura 16 - Diagrama de Atividade de Sistema - Registrar Paciente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2" w:history="1">
        <w:r w:rsidR="00F43032" w:rsidRPr="00767FEE">
          <w:rPr>
            <w:rStyle w:val="Hyperlink"/>
            <w:noProof/>
          </w:rPr>
          <w:t>Figura 17 - Diagrama de Atividades de Sistema - Consultar Ficha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3" w:history="1">
        <w:r w:rsidR="00F43032" w:rsidRPr="00767FEE">
          <w:rPr>
            <w:rStyle w:val="Hyperlink"/>
            <w:noProof/>
          </w:rPr>
          <w:t>Figura 18 - Diagrama de Atividade de Sistema - Realizar Orçamento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4" w:history="1">
        <w:r w:rsidR="00F43032" w:rsidRPr="00767FEE">
          <w:rPr>
            <w:rStyle w:val="Hyperlink"/>
            <w:noProof/>
          </w:rPr>
          <w:t>Figura 19 - Diagrama de Atividade de Sistema - Cancelar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5" w:history="1">
        <w:r w:rsidR="00F43032" w:rsidRPr="00767FEE">
          <w:rPr>
            <w:rStyle w:val="Hyperlink"/>
            <w:noProof/>
          </w:rPr>
          <w:t>Figura 20 - Diagrama de Atividades de Sistemas - Alterar Dentista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6" w:history="1">
        <w:r w:rsidR="00F43032" w:rsidRPr="00767FEE">
          <w:rPr>
            <w:rStyle w:val="Hyperlink"/>
            <w:noProof/>
          </w:rPr>
          <w:t>Figura 21 - Diagrama de Atividades de Sistemas  - Registrar Pagamento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7" w:history="1">
        <w:r w:rsidR="00F43032" w:rsidRPr="00767FEE">
          <w:rPr>
            <w:rStyle w:val="Hyperlink"/>
            <w:noProof/>
          </w:rPr>
          <w:t>Figura 22 - Diagrama de Atividade de Sistema - Cadastrar Despesas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43032" w:rsidRDefault="005D36C5" w:rsidP="00D11FCA">
      <w:pPr>
        <w:spacing w:before="300" w:after="300" w:line="240" w:lineRule="auto"/>
        <w:jc w:val="both"/>
        <w:rPr>
          <w:noProof/>
        </w:rPr>
      </w:pPr>
      <w:r>
        <w:rPr>
          <w:b/>
          <w:bCs/>
          <w:noProof/>
        </w:rPr>
        <w:fldChar w:fldCharType="end"/>
      </w: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8" w:history="1">
        <w:r w:rsidR="00F43032" w:rsidRPr="00CE140E">
          <w:rPr>
            <w:rStyle w:val="Hyperlink"/>
            <w:noProof/>
          </w:rPr>
          <w:t>Tabela 1 –Regras de Negócios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9" w:history="1">
        <w:r w:rsidR="00F43032" w:rsidRPr="00CE140E">
          <w:rPr>
            <w:rStyle w:val="Hyperlink"/>
            <w:noProof/>
          </w:rPr>
          <w:t>Tabela 2 – Relação dos Requisitos Funcionais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0" w:history="1">
        <w:r w:rsidR="00F43032" w:rsidRPr="00CE140E">
          <w:rPr>
            <w:rStyle w:val="Hyperlink"/>
            <w:noProof/>
          </w:rPr>
          <w:t>Tabela 3 – Mapeamento de Necessidades x Requisitos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1" w:history="1">
        <w:r w:rsidR="00F43032" w:rsidRPr="00CE140E">
          <w:rPr>
            <w:rStyle w:val="Hyperlink"/>
            <w:noProof/>
          </w:rPr>
          <w:t>Tabela 4 – Responsabilidade dos Atores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43032" w:rsidRDefault="005D36C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2" w:history="1">
        <w:r w:rsidR="00F43032" w:rsidRPr="00CE140E">
          <w:rPr>
            <w:rStyle w:val="Hyperlink"/>
            <w:noProof/>
          </w:rPr>
          <w:t>Tabela 5 – Regras de Negócios x Requisitos Funcionais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F497C" w:rsidRDefault="005D36C5" w:rsidP="00D11FCA">
      <w:pPr>
        <w:spacing w:before="300" w:after="300" w:line="240" w:lineRule="auto"/>
        <w:jc w:val="both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0F497C" w:rsidRDefault="000F497C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244A89" w:rsidRDefault="009E23DD" w:rsidP="00AC1F9A">
      <w:pPr>
        <w:pStyle w:val="Heading1"/>
        <w:spacing w:before="300" w:after="300" w:line="240" w:lineRule="auto"/>
        <w:jc w:val="both"/>
      </w:pPr>
      <w:bookmarkStart w:id="0" w:name="_Toc399027363"/>
      <w:r w:rsidRPr="009D1E22">
        <w:lastRenderedPageBreak/>
        <w:t>Introdução</w:t>
      </w:r>
      <w:bookmarkEnd w:id="0"/>
    </w:p>
    <w:p w:rsidR="00655D7D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Este capítulo descreve a instituição à qual este projeto se destina,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apresenta os objetivos gerais do projeto e a estrutura adotada para</w:t>
      </w:r>
      <w:r w:rsidR="00873A66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este documento.</w:t>
      </w:r>
    </w:p>
    <w:p w:rsidR="00B1679E" w:rsidRDefault="00B1679E" w:rsidP="00AC1F9A">
      <w:pPr>
        <w:pStyle w:val="Heading2"/>
        <w:spacing w:before="300" w:after="300" w:line="240" w:lineRule="auto"/>
        <w:jc w:val="both"/>
      </w:pPr>
      <w:bookmarkStart w:id="1" w:name="_Toc399027364"/>
      <w:r w:rsidRPr="009D1E22">
        <w:t>Apresentação</w:t>
      </w:r>
      <w:r>
        <w:t xml:space="preserve"> da Instituição</w:t>
      </w:r>
      <w:bookmarkEnd w:id="1"/>
    </w:p>
    <w:p w:rsidR="00D37EBA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 consultório de odontologia que</w:t>
      </w:r>
      <w:r w:rsidR="006958E9" w:rsidRPr="00E56897">
        <w:rPr>
          <w:rFonts w:ascii="Arial" w:hAnsi="Arial" w:cs="Arial"/>
          <w:sz w:val="24"/>
          <w:szCs w:val="24"/>
        </w:rPr>
        <w:t xml:space="preserve"> foi criado</w:t>
      </w:r>
      <w:r w:rsidRPr="00E56897">
        <w:rPr>
          <w:rFonts w:ascii="Arial" w:hAnsi="Arial" w:cs="Arial"/>
          <w:sz w:val="24"/>
          <w:szCs w:val="24"/>
        </w:rPr>
        <w:t xml:space="preserve"> com objetivo de fornecer um atendimento de qualidade,</w:t>
      </w:r>
      <w:r w:rsidR="006958E9" w:rsidRPr="00E56897">
        <w:rPr>
          <w:rFonts w:ascii="Arial" w:hAnsi="Arial" w:cs="Arial"/>
          <w:sz w:val="24"/>
          <w:szCs w:val="24"/>
        </w:rPr>
        <w:t xml:space="preserve"> especia</w:t>
      </w:r>
      <w:r w:rsidR="009D6D52" w:rsidRPr="00E56897">
        <w:rPr>
          <w:rFonts w:ascii="Arial" w:hAnsi="Arial" w:cs="Arial"/>
          <w:sz w:val="24"/>
          <w:szCs w:val="24"/>
        </w:rPr>
        <w:t>lizado e especí</w:t>
      </w:r>
      <w:r w:rsidR="006958E9" w:rsidRPr="00E56897">
        <w:rPr>
          <w:rFonts w:ascii="Arial" w:hAnsi="Arial" w:cs="Arial"/>
          <w:sz w:val="24"/>
          <w:szCs w:val="24"/>
        </w:rPr>
        <w:t xml:space="preserve">fico </w:t>
      </w:r>
      <w:r w:rsidRPr="00E56897">
        <w:rPr>
          <w:rFonts w:ascii="Arial" w:hAnsi="Arial" w:cs="Arial"/>
          <w:sz w:val="24"/>
          <w:szCs w:val="24"/>
        </w:rPr>
        <w:t xml:space="preserve">com materiais de ótima qualidade em uma região de classe </w:t>
      </w:r>
      <w:r w:rsidR="009D6D52" w:rsidRPr="00E56897">
        <w:rPr>
          <w:rFonts w:ascii="Arial" w:hAnsi="Arial" w:cs="Arial"/>
          <w:sz w:val="24"/>
          <w:szCs w:val="24"/>
        </w:rPr>
        <w:t xml:space="preserve">baixa (comunidade </w:t>
      </w:r>
      <w:r w:rsidRPr="00E56897">
        <w:rPr>
          <w:rFonts w:ascii="Arial" w:hAnsi="Arial" w:cs="Arial"/>
          <w:sz w:val="24"/>
          <w:szCs w:val="24"/>
        </w:rPr>
        <w:t xml:space="preserve">da </w:t>
      </w:r>
      <w:r w:rsidR="009D6D52" w:rsidRPr="00E56897">
        <w:rPr>
          <w:rFonts w:ascii="Arial" w:hAnsi="Arial" w:cs="Arial"/>
          <w:sz w:val="24"/>
          <w:szCs w:val="24"/>
        </w:rPr>
        <w:t>R</w:t>
      </w:r>
      <w:r w:rsidRPr="00E56897">
        <w:rPr>
          <w:rFonts w:ascii="Arial" w:hAnsi="Arial" w:cs="Arial"/>
          <w:sz w:val="24"/>
          <w:szCs w:val="24"/>
        </w:rPr>
        <w:t>ocinha)</w:t>
      </w:r>
      <w:r w:rsidR="009D6D52" w:rsidRPr="00E56897">
        <w:rPr>
          <w:rFonts w:ascii="Arial" w:hAnsi="Arial" w:cs="Arial"/>
          <w:sz w:val="24"/>
          <w:szCs w:val="24"/>
        </w:rPr>
        <w:t>.</w:t>
      </w:r>
    </w:p>
    <w:p w:rsidR="00655D7D" w:rsidRPr="00E56897" w:rsidRDefault="00D37EB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empresa foi criada inicialmente por uma dentista, que depois abriu a sociedade com mais um dentista. Todos os dentistas são especialistas e os tratamentos são todos efetuados na clínica, exceto exames específicos por imagens como por exemplo, tomografias e </w:t>
      </w:r>
      <w:r w:rsidR="004D0D63">
        <w:rPr>
          <w:rFonts w:ascii="Arial" w:hAnsi="Arial" w:cs="Arial"/>
          <w:sz w:val="24"/>
          <w:szCs w:val="24"/>
        </w:rPr>
        <w:t>Raio X P</w:t>
      </w:r>
      <w:r w:rsidRPr="00E56897">
        <w:rPr>
          <w:rFonts w:ascii="Arial" w:hAnsi="Arial" w:cs="Arial"/>
          <w:sz w:val="24"/>
          <w:szCs w:val="24"/>
        </w:rPr>
        <w:t>anorâmic</w:t>
      </w:r>
      <w:r w:rsidR="004D0D63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>.</w:t>
      </w:r>
    </w:p>
    <w:p w:rsidR="00B1679E" w:rsidRDefault="00B1679E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</w:t>
      </w:r>
      <w:r w:rsidR="00F04CAA" w:rsidRPr="00E56897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é comandada pelos sócios Luiz Paulo e Luciana</w:t>
      </w:r>
      <w:r w:rsidR="00873A66">
        <w:rPr>
          <w:rFonts w:ascii="Arial" w:hAnsi="Arial" w:cs="Arial"/>
          <w:sz w:val="24"/>
          <w:szCs w:val="24"/>
        </w:rPr>
        <w:t xml:space="preserve"> Frade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</w:t>
      </w:r>
      <w:r w:rsidRPr="00E56897">
        <w:rPr>
          <w:rFonts w:ascii="Arial" w:hAnsi="Arial" w:cs="Arial"/>
          <w:sz w:val="24"/>
          <w:szCs w:val="24"/>
        </w:rPr>
        <w:t>ada</w:t>
      </w:r>
      <w:r w:rsidR="008D0D12">
        <w:rPr>
          <w:rFonts w:ascii="Arial" w:hAnsi="Arial" w:cs="Arial"/>
          <w:sz w:val="24"/>
          <w:szCs w:val="24"/>
        </w:rPr>
        <w:t xml:space="preserve"> sócio tem seu</w:t>
      </w:r>
      <w:r w:rsidRPr="00E56897">
        <w:rPr>
          <w:rFonts w:ascii="Arial" w:hAnsi="Arial" w:cs="Arial"/>
          <w:sz w:val="24"/>
          <w:szCs w:val="24"/>
        </w:rPr>
        <w:t xml:space="preserve"> próprio</w:t>
      </w:r>
      <w:r w:rsidR="008D0D12">
        <w:rPr>
          <w:rFonts w:ascii="Arial" w:hAnsi="Arial" w:cs="Arial"/>
          <w:sz w:val="24"/>
          <w:szCs w:val="24"/>
        </w:rPr>
        <w:t xml:space="preserve"> paciente e </w:t>
      </w:r>
      <w:r w:rsidRPr="00E56897">
        <w:rPr>
          <w:rFonts w:ascii="Arial" w:hAnsi="Arial" w:cs="Arial"/>
          <w:sz w:val="24"/>
          <w:szCs w:val="24"/>
        </w:rPr>
        <w:t xml:space="preserve">os gastos </w:t>
      </w:r>
      <w:r w:rsidR="00F04CAA" w:rsidRPr="00E56897">
        <w:rPr>
          <w:rFonts w:ascii="Arial" w:hAnsi="Arial" w:cs="Arial"/>
          <w:sz w:val="24"/>
          <w:szCs w:val="24"/>
        </w:rPr>
        <w:t>são</w:t>
      </w:r>
      <w:r w:rsidRPr="00E56897">
        <w:rPr>
          <w:rFonts w:ascii="Arial" w:hAnsi="Arial" w:cs="Arial"/>
          <w:sz w:val="24"/>
          <w:szCs w:val="24"/>
        </w:rPr>
        <w:t xml:space="preserve"> divididos pelos dois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 lucro da ortodontia </w:t>
      </w:r>
      <w:r w:rsidR="008D0D12">
        <w:rPr>
          <w:rFonts w:ascii="Arial" w:hAnsi="Arial" w:cs="Arial"/>
          <w:sz w:val="24"/>
          <w:szCs w:val="24"/>
        </w:rPr>
        <w:t xml:space="preserve">também </w:t>
      </w:r>
      <w:r w:rsidRPr="00E56897">
        <w:rPr>
          <w:rFonts w:ascii="Arial" w:hAnsi="Arial" w:cs="Arial"/>
          <w:sz w:val="24"/>
          <w:szCs w:val="24"/>
        </w:rPr>
        <w:t>é dividido</w:t>
      </w:r>
      <w:r w:rsidR="008D0D12">
        <w:rPr>
          <w:rFonts w:ascii="Arial" w:hAnsi="Arial" w:cs="Arial"/>
          <w:sz w:val="24"/>
          <w:szCs w:val="24"/>
        </w:rPr>
        <w:t xml:space="preserve"> entre os sócios</w:t>
      </w:r>
      <w:r w:rsidRPr="00E56897">
        <w:rPr>
          <w:rFonts w:ascii="Arial" w:hAnsi="Arial" w:cs="Arial"/>
          <w:sz w:val="24"/>
          <w:szCs w:val="24"/>
        </w:rPr>
        <w:t xml:space="preserve">. </w:t>
      </w:r>
      <w:r w:rsidR="008D0D12">
        <w:rPr>
          <w:rFonts w:ascii="Arial" w:hAnsi="Arial" w:cs="Arial"/>
          <w:sz w:val="24"/>
          <w:szCs w:val="24"/>
        </w:rPr>
        <w:t>O consultório tem duas secretá</w:t>
      </w:r>
      <w:r w:rsidR="00F04CAA" w:rsidRPr="00E56897">
        <w:rPr>
          <w:rFonts w:ascii="Arial" w:hAnsi="Arial" w:cs="Arial"/>
          <w:sz w:val="24"/>
          <w:szCs w:val="24"/>
        </w:rPr>
        <w:t>rias</w:t>
      </w:r>
      <w:r w:rsidRPr="00E56897">
        <w:rPr>
          <w:rFonts w:ascii="Arial" w:hAnsi="Arial" w:cs="Arial"/>
          <w:sz w:val="24"/>
          <w:szCs w:val="24"/>
        </w:rPr>
        <w:t>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dois ortodontistas e </w:t>
      </w:r>
      <w:r w:rsidR="008D0D12">
        <w:rPr>
          <w:rFonts w:ascii="Arial" w:hAnsi="Arial" w:cs="Arial"/>
          <w:sz w:val="24"/>
          <w:szCs w:val="24"/>
        </w:rPr>
        <w:t>dois</w:t>
      </w:r>
      <w:r w:rsidRPr="00E56897">
        <w:rPr>
          <w:rFonts w:ascii="Arial" w:hAnsi="Arial" w:cs="Arial"/>
          <w:sz w:val="24"/>
          <w:szCs w:val="24"/>
        </w:rPr>
        <w:t xml:space="preserve"> endodontista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que estão </w:t>
      </w:r>
      <w:r w:rsidR="00F04CAA" w:rsidRPr="00E56897">
        <w:rPr>
          <w:rFonts w:ascii="Arial" w:hAnsi="Arial" w:cs="Arial"/>
          <w:sz w:val="24"/>
          <w:szCs w:val="24"/>
        </w:rPr>
        <w:t>lá</w:t>
      </w:r>
      <w:r w:rsidRPr="00E56897">
        <w:rPr>
          <w:rFonts w:ascii="Arial" w:hAnsi="Arial" w:cs="Arial"/>
          <w:sz w:val="24"/>
          <w:szCs w:val="24"/>
        </w:rPr>
        <w:t xml:space="preserve"> em dias </w:t>
      </w:r>
      <w:r w:rsidR="00F04CAA" w:rsidRPr="00E56897">
        <w:rPr>
          <w:rFonts w:ascii="Arial" w:hAnsi="Arial" w:cs="Arial"/>
          <w:sz w:val="24"/>
          <w:szCs w:val="24"/>
        </w:rPr>
        <w:t xml:space="preserve">diferenciados. </w:t>
      </w:r>
      <w:r w:rsidRPr="00E56897">
        <w:rPr>
          <w:rFonts w:ascii="Arial" w:hAnsi="Arial" w:cs="Arial"/>
          <w:sz w:val="24"/>
          <w:szCs w:val="24"/>
        </w:rPr>
        <w:t xml:space="preserve">Os sócios não estão </w:t>
      </w:r>
      <w:r w:rsidR="00F04CAA" w:rsidRPr="00E56897">
        <w:rPr>
          <w:rFonts w:ascii="Arial" w:hAnsi="Arial" w:cs="Arial"/>
          <w:sz w:val="24"/>
          <w:szCs w:val="24"/>
        </w:rPr>
        <w:t xml:space="preserve">presentes </w:t>
      </w:r>
      <w:r w:rsidRPr="00E56897">
        <w:rPr>
          <w:rFonts w:ascii="Arial" w:hAnsi="Arial" w:cs="Arial"/>
          <w:sz w:val="24"/>
          <w:szCs w:val="24"/>
        </w:rPr>
        <w:t>todos os d</w:t>
      </w:r>
      <w:r w:rsidR="008D0D12">
        <w:rPr>
          <w:rFonts w:ascii="Arial" w:hAnsi="Arial" w:cs="Arial"/>
          <w:sz w:val="24"/>
          <w:szCs w:val="24"/>
        </w:rPr>
        <w:t>ias</w:t>
      </w:r>
      <w:r w:rsidRPr="00E56897">
        <w:rPr>
          <w:rFonts w:ascii="Arial" w:hAnsi="Arial" w:cs="Arial"/>
          <w:sz w:val="24"/>
          <w:szCs w:val="24"/>
        </w:rPr>
        <w:t xml:space="preserve"> e quem comanda os pagamentos do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ortodontista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é a </w:t>
      </w:r>
      <w:r w:rsidR="00F04CAA" w:rsidRPr="00E56897">
        <w:rPr>
          <w:rFonts w:ascii="Arial" w:hAnsi="Arial" w:cs="Arial"/>
          <w:sz w:val="24"/>
          <w:szCs w:val="24"/>
        </w:rPr>
        <w:t>secretária (</w:t>
      </w:r>
      <w:r w:rsidRPr="00E56897">
        <w:rPr>
          <w:rFonts w:ascii="Arial" w:hAnsi="Arial" w:cs="Arial"/>
          <w:sz w:val="24"/>
          <w:szCs w:val="24"/>
        </w:rPr>
        <w:t>o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pagamento do orto</w:t>
      </w:r>
      <w:r w:rsidR="00F04CAA" w:rsidRPr="00E56897">
        <w:rPr>
          <w:rFonts w:ascii="Arial" w:hAnsi="Arial" w:cs="Arial"/>
          <w:sz w:val="24"/>
          <w:szCs w:val="24"/>
        </w:rPr>
        <w:t>dontista</w:t>
      </w:r>
      <w:r w:rsidRPr="00E56897">
        <w:rPr>
          <w:rFonts w:ascii="Arial" w:hAnsi="Arial" w:cs="Arial"/>
          <w:sz w:val="24"/>
          <w:szCs w:val="24"/>
        </w:rPr>
        <w:t xml:space="preserve"> é feito ao final do dia do atendimento)</w:t>
      </w:r>
      <w:r w:rsidR="00F04CAA" w:rsidRPr="00E56897">
        <w:rPr>
          <w:rFonts w:ascii="Arial" w:hAnsi="Arial" w:cs="Arial"/>
          <w:sz w:val="24"/>
          <w:szCs w:val="24"/>
        </w:rPr>
        <w:t>.</w:t>
      </w:r>
    </w:p>
    <w:p w:rsidR="00D37EBA" w:rsidRDefault="00B1679E" w:rsidP="00AC1F9A">
      <w:pPr>
        <w:pStyle w:val="Heading2"/>
        <w:spacing w:before="300" w:after="300" w:line="240" w:lineRule="auto"/>
        <w:jc w:val="both"/>
        <w:rPr>
          <w:shd w:val="clear" w:color="auto" w:fill="FFFFFF"/>
        </w:rPr>
      </w:pPr>
      <w:bookmarkStart w:id="2" w:name="_Toc399027365"/>
      <w:r>
        <w:rPr>
          <w:shd w:val="clear" w:color="auto" w:fill="FFFFFF"/>
        </w:rPr>
        <w:t>Motivação</w:t>
      </w:r>
      <w:bookmarkEnd w:id="2"/>
    </w:p>
    <w:p w:rsidR="00EF6911" w:rsidRPr="00E56897" w:rsidRDefault="00F04CA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 nunca foi informatizada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e todo o controle de pagamentos </w:t>
      </w:r>
      <w:r w:rsidR="00EF6911" w:rsidRPr="00E56897">
        <w:rPr>
          <w:rFonts w:ascii="Arial" w:hAnsi="Arial" w:cs="Arial"/>
          <w:sz w:val="24"/>
          <w:szCs w:val="24"/>
        </w:rPr>
        <w:t xml:space="preserve">atualmente </w:t>
      </w:r>
      <w:r w:rsidRPr="00E56897">
        <w:rPr>
          <w:rFonts w:ascii="Arial" w:hAnsi="Arial" w:cs="Arial"/>
          <w:sz w:val="24"/>
          <w:szCs w:val="24"/>
        </w:rPr>
        <w:t xml:space="preserve">é feito de forma manual (em cadernos, folhas e fichas) que são guardados no consultório. </w:t>
      </w:r>
      <w:r w:rsidR="00EF6911" w:rsidRPr="00E56897">
        <w:rPr>
          <w:rFonts w:ascii="Arial" w:hAnsi="Arial" w:cs="Arial"/>
          <w:sz w:val="24"/>
          <w:szCs w:val="24"/>
        </w:rPr>
        <w:t>Todo esse processo dificulta no controle, tanto de cadastro de clientes, como principalmente de paga</w:t>
      </w:r>
      <w:r w:rsidR="00E56897">
        <w:rPr>
          <w:rFonts w:ascii="Arial" w:hAnsi="Arial" w:cs="Arial"/>
          <w:sz w:val="24"/>
          <w:szCs w:val="24"/>
        </w:rPr>
        <w:t>mentos e balanço diário/mensal.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 principal motivação para a informatização dos processos da empresa é contribuir para uma melhor organização das informações dos pacientes e facilitar o trabalho da secretária no controle de pagamentos/despesas e na criação de diversos relatórios como: relatórios de receita, relatórios de pagamentos, relatórios de nº de pacientes novos, relatórios de quantos pacientes liquidaram a ficha, relatórios de quantos atendimentos foram realizados, etc.</w:t>
      </w:r>
    </w:p>
    <w:p w:rsidR="00E56897" w:rsidRDefault="00352571" w:rsidP="00AC1F9A">
      <w:pPr>
        <w:pStyle w:val="Heading2"/>
        <w:spacing w:before="300" w:after="300" w:line="240" w:lineRule="auto"/>
        <w:jc w:val="both"/>
      </w:pPr>
      <w:bookmarkStart w:id="3" w:name="_Toc399027366"/>
      <w:r>
        <w:t>Objetivos Gerais</w:t>
      </w:r>
      <w:bookmarkEnd w:id="3"/>
    </w:p>
    <w:p w:rsidR="00746453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objetivo principal o desenvolvimento de um sistema informatizado para a empresa DentRio. </w:t>
      </w:r>
    </w:p>
    <w:p w:rsidR="002A242A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sistema tem o </w:t>
      </w:r>
      <w:r w:rsidR="00E56897" w:rsidRPr="00E56897">
        <w:rPr>
          <w:rFonts w:ascii="Arial" w:hAnsi="Arial" w:cs="Arial"/>
          <w:sz w:val="24"/>
          <w:szCs w:val="24"/>
        </w:rPr>
        <w:t xml:space="preserve">objetivo </w:t>
      </w:r>
      <w:r>
        <w:rPr>
          <w:rFonts w:ascii="Arial" w:hAnsi="Arial" w:cs="Arial"/>
          <w:sz w:val="24"/>
          <w:szCs w:val="24"/>
        </w:rPr>
        <w:t>de</w:t>
      </w:r>
      <w:r w:rsidR="00E56897" w:rsidRPr="00E56897">
        <w:rPr>
          <w:rFonts w:ascii="Arial" w:hAnsi="Arial" w:cs="Arial"/>
          <w:sz w:val="24"/>
          <w:szCs w:val="24"/>
        </w:rPr>
        <w:t xml:space="preserve"> controlar melhor os atendimentos e </w:t>
      </w:r>
      <w:r w:rsidR="00E56897">
        <w:rPr>
          <w:rFonts w:ascii="Arial" w:hAnsi="Arial" w:cs="Arial"/>
          <w:sz w:val="24"/>
          <w:szCs w:val="24"/>
        </w:rPr>
        <w:t xml:space="preserve">principalmente os </w:t>
      </w:r>
      <w:r w:rsidR="00E56897" w:rsidRPr="00E56897">
        <w:rPr>
          <w:rFonts w:ascii="Arial" w:hAnsi="Arial" w:cs="Arial"/>
          <w:sz w:val="24"/>
          <w:szCs w:val="24"/>
        </w:rPr>
        <w:t xml:space="preserve">pagamentos efetuados pelos seus </w:t>
      </w:r>
      <w:r>
        <w:rPr>
          <w:rFonts w:ascii="Arial" w:hAnsi="Arial" w:cs="Arial"/>
          <w:sz w:val="24"/>
          <w:szCs w:val="24"/>
        </w:rPr>
        <w:t>pacientes</w:t>
      </w:r>
      <w:r w:rsidR="007E1B7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Adicionalmente, o sistema permitirá a geração de relatórios, diários e mensais de pagamentos.</w:t>
      </w:r>
    </w:p>
    <w:p w:rsidR="00746453" w:rsidRDefault="00746453" w:rsidP="00AC1F9A">
      <w:pPr>
        <w:pStyle w:val="Heading2"/>
        <w:spacing w:before="300" w:after="300" w:line="240" w:lineRule="auto"/>
        <w:jc w:val="both"/>
      </w:pPr>
      <w:bookmarkStart w:id="4" w:name="_Toc399027367"/>
      <w:r>
        <w:lastRenderedPageBreak/>
        <w:t>Estrutura do Documento</w:t>
      </w:r>
      <w:bookmarkEnd w:id="4"/>
    </w:p>
    <w:p w:rsidR="006A32F2" w:rsidRPr="0005611C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 apresentação do documento está dividida em capítulos da seguinte maneira:</w:t>
      </w:r>
    </w:p>
    <w:p w:rsidR="00F407FD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O capítulo 2 contém a Modelagem de Negócio. É nesse capítulo que apresentamos as características da empresa, os processos de negócios atuais, os casos de uso de negócio que estão dentro do escopo do sistema a ser desenvolvido, os problemas identificados e as necessidades do cliente.</w:t>
      </w:r>
    </w:p>
    <w:p w:rsidR="00F407FD" w:rsidRPr="0005611C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Capítulo 3, Requisitos, serão apresentadas as regras de negócios, os requisitos não-funcionais do sistema e a descrição detalhada dos casos de uso do sistema.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No capítulo 4, será sobre a Análise e Projeto onde apresentaremos o modelo conceitual do sistema, as escolhas dos padrões de projetos com as justificativas e os diagramas de sequência.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O capítulo </w:t>
      </w:r>
      <w:r w:rsidR="001D56BC">
        <w:rPr>
          <w:rFonts w:ascii="Arial" w:hAnsi="Arial" w:cs="Arial"/>
          <w:sz w:val="24"/>
          <w:szCs w:val="24"/>
        </w:rPr>
        <w:t>5</w:t>
      </w:r>
      <w:r w:rsidR="006A32F2" w:rsidRPr="0005611C">
        <w:rPr>
          <w:rFonts w:ascii="Arial" w:hAnsi="Arial" w:cs="Arial"/>
          <w:sz w:val="24"/>
          <w:szCs w:val="24"/>
        </w:rPr>
        <w:t xml:space="preserve"> será apresentado o projeto de Banco de Dados, onde se encontram o projeto conceitual, projeto lógico, dicionário de dados, mapeamento diagrama de classes X tabelas de banco de dados, projeto físico, limpeza de tabelas e backup.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No capítulo </w:t>
      </w:r>
      <w:r w:rsidR="001D56BC">
        <w:rPr>
          <w:rFonts w:ascii="Arial" w:hAnsi="Arial" w:cs="Arial"/>
          <w:sz w:val="24"/>
          <w:szCs w:val="24"/>
        </w:rPr>
        <w:t>6</w:t>
      </w:r>
      <w:r w:rsidR="006A32F2" w:rsidRPr="0005611C">
        <w:rPr>
          <w:rFonts w:ascii="Arial" w:hAnsi="Arial" w:cs="Arial"/>
          <w:sz w:val="24"/>
          <w:szCs w:val="24"/>
        </w:rPr>
        <w:t xml:space="preserve"> apresentaremos o Projeto de Inte</w:t>
      </w:r>
      <w:r w:rsidR="006A32F2" w:rsidRPr="006A32F2">
        <w:rPr>
          <w:rFonts w:ascii="Arial" w:hAnsi="Arial" w:cs="Arial"/>
          <w:sz w:val="24"/>
          <w:szCs w:val="24"/>
        </w:rPr>
        <w:t xml:space="preserve">rface com o Usuário. 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6A32F2">
        <w:rPr>
          <w:rFonts w:ascii="Arial" w:hAnsi="Arial" w:cs="Arial"/>
          <w:sz w:val="24"/>
          <w:szCs w:val="24"/>
        </w:rPr>
        <w:t>Em seguida</w:t>
      </w:r>
      <w:r w:rsidR="006A32F2" w:rsidRPr="0005611C">
        <w:rPr>
          <w:rFonts w:ascii="Arial" w:hAnsi="Arial" w:cs="Arial"/>
          <w:sz w:val="24"/>
          <w:szCs w:val="24"/>
        </w:rPr>
        <w:t xml:space="preserve"> no capítulo </w:t>
      </w:r>
      <w:r w:rsidR="001D56BC">
        <w:rPr>
          <w:rFonts w:ascii="Arial" w:hAnsi="Arial" w:cs="Arial"/>
          <w:sz w:val="24"/>
          <w:szCs w:val="24"/>
        </w:rPr>
        <w:t>7</w:t>
      </w:r>
      <w:r w:rsidR="006A32F2" w:rsidRPr="0005611C">
        <w:rPr>
          <w:rFonts w:ascii="Arial" w:hAnsi="Arial" w:cs="Arial"/>
          <w:sz w:val="24"/>
          <w:szCs w:val="24"/>
        </w:rPr>
        <w:t>, serão detalhadas as características do processo de Implementação, através de suas características e tecnologias utilizadas.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Capítulo </w:t>
      </w:r>
      <w:r w:rsidR="001D56BC">
        <w:rPr>
          <w:rFonts w:ascii="Arial" w:hAnsi="Arial" w:cs="Arial"/>
          <w:sz w:val="24"/>
          <w:szCs w:val="24"/>
        </w:rPr>
        <w:t>8</w:t>
      </w:r>
      <w:r w:rsidR="006A32F2" w:rsidRPr="0005611C">
        <w:rPr>
          <w:rFonts w:ascii="Arial" w:hAnsi="Arial" w:cs="Arial"/>
          <w:sz w:val="24"/>
          <w:szCs w:val="24"/>
        </w:rPr>
        <w:t>, Plano de Testes, apresenta testes realizados para garantir a qualidade interna e externa da aplicação.</w:t>
      </w:r>
    </w:p>
    <w:p w:rsidR="006A32F2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Finalmente, o capítulo </w:t>
      </w:r>
      <w:r w:rsidR="001D56BC">
        <w:rPr>
          <w:rFonts w:ascii="Arial" w:hAnsi="Arial" w:cs="Arial"/>
          <w:sz w:val="24"/>
          <w:szCs w:val="24"/>
        </w:rPr>
        <w:t>9</w:t>
      </w:r>
      <w:r w:rsidR="006A32F2" w:rsidRPr="0005611C">
        <w:rPr>
          <w:rFonts w:ascii="Arial" w:hAnsi="Arial" w:cs="Arial"/>
          <w:sz w:val="24"/>
          <w:szCs w:val="24"/>
        </w:rPr>
        <w:t>, vai tratar do Plano de Implantação e Plano de Contingência, que contém instruções a serem seguidas em caso de indisponibilidade do sistema.</w:t>
      </w:r>
    </w:p>
    <w:p w:rsidR="00CD50E9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Ao final do documento são encontradas as referências bibliográficas, o glossário de termos do negócio e os anexos com os formulários, modelos e demais artefatos usados no processo atual. O Manual do Usuário será apresentado em um documento separado desta documentação.</w:t>
      </w:r>
    </w:p>
    <w:p w:rsidR="00443C98" w:rsidRDefault="00443C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32F2" w:rsidRDefault="006A32F2" w:rsidP="00AC1F9A">
      <w:pPr>
        <w:pStyle w:val="Heading1"/>
        <w:spacing w:before="300" w:after="300" w:line="240" w:lineRule="auto"/>
        <w:jc w:val="both"/>
      </w:pPr>
      <w:bookmarkStart w:id="5" w:name="_Toc399027368"/>
      <w:r>
        <w:lastRenderedPageBreak/>
        <w:t>Modelagem do Negócio</w:t>
      </w:r>
      <w:bookmarkEnd w:id="5"/>
    </w:p>
    <w:p w:rsidR="006A32F2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Neste capítulo são apresentadas as características da empresa, uma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descrição do processo atual de funcionamento da empresa, os problemas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identificados, os casos de uso que estão dentro do escopo do sistema a ser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desenvolvido, as necessidades detectadas e as expectativas do cliente.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A53A2B" w:rsidP="00AC1F9A">
      <w:pPr>
        <w:pStyle w:val="Heading2"/>
        <w:spacing w:before="300" w:after="300" w:line="240" w:lineRule="auto"/>
        <w:jc w:val="both"/>
      </w:pPr>
      <w:bookmarkStart w:id="6" w:name="_Toc399027369"/>
      <w:r w:rsidRPr="00A53A2B">
        <w:t>Características</w:t>
      </w:r>
      <w:r w:rsidR="00A3008F">
        <w:t xml:space="preserve"> da Instituição</w:t>
      </w:r>
      <w:bookmarkEnd w:id="6"/>
    </w:p>
    <w:p w:rsidR="00A53A2B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Para um melhor entendimento</w:t>
      </w:r>
      <w:r w:rsidR="001D56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negócio, serão apresentados: </w:t>
      </w:r>
      <w:r w:rsidRPr="00A53A2B">
        <w:rPr>
          <w:rFonts w:ascii="Arial" w:hAnsi="Arial" w:cs="Arial"/>
          <w:sz w:val="24"/>
          <w:szCs w:val="24"/>
        </w:rPr>
        <w:t>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características gerais da empresa, a estrutura físico-funcional, a estrutura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organizacional com organograma e o processo atual de execução das tarefas.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7" w:name="_Toc399027370"/>
      <w:r w:rsidRPr="009D1E22">
        <w:rPr>
          <w:rFonts w:eastAsiaTheme="minorHAnsi"/>
        </w:rPr>
        <w:t>Características Gerais</w:t>
      </w:r>
      <w:bookmarkEnd w:id="7"/>
      <w:r w:rsidRPr="009D1E22">
        <w:rPr>
          <w:rFonts w:eastAsiaTheme="minorHAnsi"/>
        </w:rPr>
        <w:t> </w:t>
      </w:r>
    </w:p>
    <w:p w:rsidR="003466EA" w:rsidRDefault="00A53A2B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</w:t>
      </w:r>
      <w:r w:rsidR="008D0D12">
        <w:rPr>
          <w:rFonts w:ascii="Arial" w:hAnsi="Arial" w:cs="Arial"/>
          <w:sz w:val="24"/>
          <w:szCs w:val="24"/>
        </w:rPr>
        <w:t>a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de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dontologia que </w:t>
      </w:r>
      <w:r>
        <w:rPr>
          <w:rFonts w:ascii="Arial" w:hAnsi="Arial" w:cs="Arial"/>
          <w:sz w:val="24"/>
          <w:szCs w:val="24"/>
        </w:rPr>
        <w:t>fornece</w:t>
      </w:r>
      <w:r w:rsidRPr="00E56897">
        <w:rPr>
          <w:rFonts w:ascii="Arial" w:hAnsi="Arial" w:cs="Arial"/>
          <w:sz w:val="24"/>
          <w:szCs w:val="24"/>
        </w:rPr>
        <w:t xml:space="preserve"> um atendimento de qualidade, especializado e específico com materiais de ótima qualidade em uma região de classe baixa (comunidade da Rocinha). </w:t>
      </w:r>
      <w:r w:rsidR="001E5497">
        <w:rPr>
          <w:rFonts w:ascii="Arial" w:hAnsi="Arial" w:cs="Arial"/>
          <w:sz w:val="24"/>
          <w:szCs w:val="24"/>
        </w:rPr>
        <w:t xml:space="preserve">A clínica é administrada pelos sócios </w:t>
      </w:r>
      <w:r w:rsidR="001E5497" w:rsidRPr="00E56897">
        <w:rPr>
          <w:rFonts w:ascii="Arial" w:hAnsi="Arial" w:cs="Arial"/>
          <w:sz w:val="24"/>
          <w:szCs w:val="24"/>
        </w:rPr>
        <w:t>Luiz Paulo e Luciana</w:t>
      </w:r>
      <w:r w:rsidR="001E5497">
        <w:rPr>
          <w:rFonts w:ascii="Arial" w:hAnsi="Arial" w:cs="Arial"/>
          <w:sz w:val="24"/>
          <w:szCs w:val="24"/>
        </w:rPr>
        <w:t xml:space="preserve"> Frade.</w:t>
      </w:r>
    </w:p>
    <w:p w:rsidR="000B18DD" w:rsidRPr="00300A20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 sócio Luiz Paulo </w:t>
      </w:r>
      <w:r w:rsidR="00627CF5" w:rsidRPr="00300A20">
        <w:rPr>
          <w:rFonts w:ascii="Arial" w:hAnsi="Arial" w:cs="Arial"/>
          <w:sz w:val="24"/>
          <w:szCs w:val="24"/>
        </w:rPr>
        <w:t xml:space="preserve">é graduado </w:t>
      </w:r>
      <w:r w:rsidRPr="00300A20">
        <w:rPr>
          <w:rFonts w:ascii="Arial" w:hAnsi="Arial" w:cs="Arial"/>
          <w:sz w:val="24"/>
          <w:szCs w:val="24"/>
        </w:rPr>
        <w:t>em Odontologia na Universidade Estácio de Sá e atualmente está se especializando em Implantodontia pela mesma universidade</w:t>
      </w:r>
      <w:r w:rsidR="00627CF5" w:rsidRPr="00300A20">
        <w:rPr>
          <w:rFonts w:ascii="Arial" w:hAnsi="Arial" w:cs="Arial"/>
          <w:sz w:val="24"/>
          <w:szCs w:val="24"/>
        </w:rPr>
        <w:t xml:space="preserve"> com previsão para formatura em Dezembro/2014</w:t>
      </w:r>
      <w:r w:rsidRPr="00300A20">
        <w:rPr>
          <w:rFonts w:ascii="Arial" w:hAnsi="Arial" w:cs="Arial"/>
          <w:sz w:val="24"/>
          <w:szCs w:val="24"/>
        </w:rPr>
        <w:t>.</w:t>
      </w:r>
    </w:p>
    <w:p w:rsidR="000B18DD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sócia Luciana Frade </w:t>
      </w:r>
      <w:r w:rsidR="00627CF5" w:rsidRPr="00300A20">
        <w:rPr>
          <w:rFonts w:ascii="Arial" w:hAnsi="Arial" w:cs="Arial"/>
          <w:sz w:val="24"/>
          <w:szCs w:val="24"/>
        </w:rPr>
        <w:t>é graduada</w:t>
      </w:r>
      <w:r w:rsidRPr="00300A20">
        <w:rPr>
          <w:rFonts w:ascii="Arial" w:hAnsi="Arial" w:cs="Arial"/>
          <w:sz w:val="24"/>
          <w:szCs w:val="24"/>
        </w:rPr>
        <w:t xml:space="preserve"> em Odontologia na Universidade Gama Filho e se especializou em Dentística pela </w:t>
      </w:r>
      <w:r w:rsidR="00A6210C" w:rsidRPr="00300A20">
        <w:rPr>
          <w:rFonts w:ascii="Arial" w:hAnsi="Arial" w:cs="Arial"/>
          <w:sz w:val="24"/>
          <w:szCs w:val="24"/>
        </w:rPr>
        <w:t>Associação Brasileira de Odontologia - RJ</w:t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dos sócios outros dentistas com especialidades variadas atendem  na clínica em horários variados.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B81403" w:rsidRPr="00300A20" w:rsidRDefault="00B81403" w:rsidP="00300A20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8" w:name="_Toc399027371"/>
      <w:r w:rsidRPr="00300A20">
        <w:rPr>
          <w:rFonts w:eastAsiaTheme="minorHAnsi"/>
        </w:rPr>
        <w:t>Estrutura Físico-Funcional</w:t>
      </w:r>
      <w:bookmarkEnd w:id="8"/>
    </w:p>
    <w:p w:rsidR="00A53A2B" w:rsidRPr="009D1E22" w:rsidRDefault="00B81403" w:rsidP="000F497C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</w:t>
      </w:r>
      <w:r w:rsidR="00871CB5" w:rsidRPr="00300A20">
        <w:rPr>
          <w:rFonts w:ascii="Arial" w:hAnsi="Arial" w:cs="Arial"/>
          <w:sz w:val="24"/>
          <w:szCs w:val="24"/>
        </w:rPr>
        <w:t xml:space="preserve">DentRio </w:t>
      </w:r>
      <w:ins w:id="9" w:author="314017" w:date="2014-09-02T19:07:00Z">
        <w:r w:rsidR="005E65F0" w:rsidRPr="00300A20">
          <w:rPr>
            <w:rFonts w:ascii="Arial" w:hAnsi="Arial" w:cs="Arial"/>
            <w:sz w:val="24"/>
            <w:szCs w:val="24"/>
          </w:rPr>
          <w:t xml:space="preserve">atualmente possui </w:t>
        </w:r>
      </w:ins>
      <w:ins w:id="10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uma clínica com dois consultórios</w:t>
        </w:r>
      </w:ins>
      <w:ins w:id="11" w:author="314017" w:date="2014-09-02T19:08:00Z">
        <w:r w:rsidR="005E65F0" w:rsidRPr="00300A20">
          <w:rPr>
            <w:rFonts w:ascii="Arial" w:hAnsi="Arial" w:cs="Arial"/>
            <w:sz w:val="24"/>
            <w:szCs w:val="24"/>
          </w:rPr>
          <w:t xml:space="preserve"> que </w:t>
        </w:r>
      </w:ins>
      <w:r w:rsidR="00871CB5" w:rsidRPr="00300A20">
        <w:rPr>
          <w:rFonts w:ascii="Arial" w:hAnsi="Arial" w:cs="Arial"/>
          <w:sz w:val="24"/>
          <w:szCs w:val="24"/>
        </w:rPr>
        <w:t>está situad</w:t>
      </w:r>
      <w:del w:id="12" w:author="314017" w:date="2014-09-02T19:08:00Z">
        <w:r w:rsidR="00871CB5" w:rsidRPr="00300A20" w:rsidDel="005E65F0">
          <w:rPr>
            <w:rFonts w:ascii="Arial" w:hAnsi="Arial" w:cs="Arial"/>
            <w:sz w:val="24"/>
            <w:szCs w:val="24"/>
          </w:rPr>
          <w:delText>a</w:delText>
        </w:r>
      </w:del>
      <w:ins w:id="13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a</w:t>
        </w:r>
      </w:ins>
      <w:r w:rsidR="00871CB5" w:rsidRPr="00300A20">
        <w:rPr>
          <w:rFonts w:ascii="Arial" w:hAnsi="Arial" w:cs="Arial"/>
          <w:sz w:val="24"/>
          <w:szCs w:val="24"/>
        </w:rPr>
        <w:t xml:space="preserve"> </w:t>
      </w:r>
      <w:r w:rsidR="008D0D12" w:rsidRPr="00300A20">
        <w:rPr>
          <w:rFonts w:ascii="Arial" w:hAnsi="Arial" w:cs="Arial"/>
          <w:sz w:val="24"/>
          <w:szCs w:val="24"/>
        </w:rPr>
        <w:t>n</w:t>
      </w:r>
      <w:r w:rsidR="00871CB5" w:rsidRPr="00300A20">
        <w:rPr>
          <w:rFonts w:ascii="Arial" w:hAnsi="Arial" w:cs="Arial"/>
          <w:sz w:val="24"/>
          <w:szCs w:val="24"/>
        </w:rPr>
        <w:t>a comunidade da Rocinha,</w:t>
      </w:r>
      <w:r w:rsidR="00627CF5" w:rsidRPr="00300A20">
        <w:rPr>
          <w:rFonts w:ascii="Arial" w:hAnsi="Arial" w:cs="Arial"/>
          <w:sz w:val="24"/>
          <w:szCs w:val="24"/>
        </w:rPr>
        <w:t xml:space="preserve"> no seguinte endereço: </w:t>
      </w:r>
      <w:r w:rsidR="00873A66" w:rsidRPr="00300A20">
        <w:rPr>
          <w:rFonts w:ascii="Arial" w:hAnsi="Arial" w:cs="Arial"/>
          <w:sz w:val="24"/>
          <w:szCs w:val="24"/>
        </w:rPr>
        <w:t xml:space="preserve"> Rua Travessa Escada, 4C </w:t>
      </w:r>
      <w:r w:rsidRPr="00300A20">
        <w:rPr>
          <w:rFonts w:ascii="Arial" w:hAnsi="Arial" w:cs="Arial"/>
          <w:sz w:val="24"/>
          <w:szCs w:val="24"/>
        </w:rPr>
        <w:t xml:space="preserve">– </w:t>
      </w:r>
      <w:r w:rsidR="00871CB5" w:rsidRPr="00300A20">
        <w:rPr>
          <w:rFonts w:ascii="Arial" w:hAnsi="Arial" w:cs="Arial"/>
          <w:sz w:val="24"/>
          <w:szCs w:val="24"/>
        </w:rPr>
        <w:t>São Conrado</w:t>
      </w:r>
      <w:r w:rsidRPr="00300A20">
        <w:rPr>
          <w:rFonts w:ascii="Arial" w:hAnsi="Arial" w:cs="Arial"/>
          <w:sz w:val="24"/>
          <w:szCs w:val="24"/>
        </w:rPr>
        <w:t>.</w:t>
      </w:r>
      <w:r w:rsidR="00976B2D">
        <w:rPr>
          <w:rFonts w:ascii="Arial" w:hAnsi="Arial" w:cs="Arial"/>
          <w:sz w:val="24"/>
          <w:szCs w:val="24"/>
        </w:rPr>
        <w:br w:type="page"/>
      </w:r>
    </w:p>
    <w:p w:rsidR="009D1E22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4" w:name="_Toc399027372"/>
      <w:r w:rsidRPr="009D1E22">
        <w:rPr>
          <w:rFonts w:eastAsiaTheme="minorHAnsi"/>
        </w:rPr>
        <w:lastRenderedPageBreak/>
        <w:t>Estrutura Organizacional</w:t>
      </w:r>
      <w:bookmarkEnd w:id="14"/>
    </w:p>
    <w:p w:rsidR="00300A20" w:rsidRP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Atualmente, a empresa tem 8 colaboradores (incluindo os dois sócios) e os turnos são divididos da seguinde forma: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Secretárias: de segunda à sexta das 10h às 20h e aos sábados das 8h às 14h.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Ortodontistas:  Um orto às terças e quintas-feiras de 15 em 15 dias e  outro orto às quintas-feiras de 15 em 15 dias, os dois profissionais alternam as </w:t>
      </w:r>
      <w:commentRangeStart w:id="15"/>
      <w:r w:rsidRPr="00300A20">
        <w:rPr>
          <w:rFonts w:ascii="Arial" w:hAnsi="Arial" w:cs="Arial"/>
          <w:sz w:val="24"/>
          <w:szCs w:val="24"/>
        </w:rPr>
        <w:t>quintas</w:t>
      </w:r>
      <w:commentRangeEnd w:id="15"/>
      <w:r w:rsidRPr="00300A20">
        <w:rPr>
          <w:rStyle w:val="CommentReference"/>
        </w:rPr>
        <w:commentReference w:id="15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Endodontistas: Ambos trabalham às quartas-feiras de 15 em 15 </w:t>
      </w:r>
      <w:commentRangeStart w:id="16"/>
      <w:r w:rsidRPr="00300A20">
        <w:rPr>
          <w:rFonts w:ascii="Arial" w:hAnsi="Arial" w:cs="Arial"/>
          <w:sz w:val="24"/>
          <w:szCs w:val="24"/>
        </w:rPr>
        <w:t>dias</w:t>
      </w:r>
      <w:commentRangeEnd w:id="16"/>
      <w:r w:rsidRPr="00300A20">
        <w:rPr>
          <w:rStyle w:val="CommentReference"/>
        </w:rPr>
        <w:commentReference w:id="16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Sócios: O sócio Luiz Paulo trabalha todas às terças, quartas e quintas-feiras das 10h às 20h. A sócia Luciana Frade trabalha diariamente das 18h às 20h.</w:t>
      </w:r>
    </w:p>
    <w:p w:rsidR="00871CB5" w:rsidRPr="00871CB5" w:rsidRDefault="00B3085E" w:rsidP="00AC1F9A">
      <w:pPr>
        <w:spacing w:before="300" w:after="300" w:line="240" w:lineRule="auto"/>
        <w:ind w:firstLine="283"/>
        <w:jc w:val="both"/>
      </w:pPr>
      <w:r>
        <w:rPr>
          <w:rFonts w:ascii="Arial" w:hAnsi="Arial" w:cs="Arial"/>
          <w:sz w:val="24"/>
          <w:szCs w:val="24"/>
        </w:rPr>
        <w:t xml:space="preserve">A estrutura da empresa é representada </w:t>
      </w:r>
      <w:r w:rsidR="00871CB5" w:rsidRPr="00871CB5">
        <w:rPr>
          <w:rFonts w:ascii="Arial" w:hAnsi="Arial" w:cs="Arial"/>
          <w:sz w:val="24"/>
          <w:szCs w:val="24"/>
        </w:rPr>
        <w:t>conforme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="00871CB5" w:rsidRPr="00871CB5">
        <w:rPr>
          <w:rFonts w:ascii="Arial" w:hAnsi="Arial" w:cs="Arial"/>
          <w:sz w:val="24"/>
          <w:szCs w:val="24"/>
        </w:rPr>
        <w:t>organograma abaixo</w:t>
      </w:r>
      <w:r w:rsidR="00871CB5">
        <w:rPr>
          <w:rFonts w:ascii="Arial" w:hAnsi="Arial" w:cs="Arial"/>
        </w:rPr>
        <w:t>:</w:t>
      </w:r>
    </w:p>
    <w:p w:rsidR="00976B2D" w:rsidRDefault="005D36C5" w:rsidP="00AC1F9A">
      <w:pPr>
        <w:spacing w:before="300" w:after="300" w:line="240" w:lineRule="auto"/>
        <w:ind w:firstLine="283"/>
        <w:jc w:val="both"/>
        <w:rPr>
          <w:rFonts w:eastAsia="Times New Roman"/>
          <w:shd w:val="clear" w:color="auto" w:fill="FFFFFF"/>
          <w:lang w:eastAsia="pt-BR"/>
        </w:rPr>
      </w:pPr>
      <w:r w:rsidRPr="005D36C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23.15pt;margin-top:323.6pt;width:396pt;height:21pt;z-index:251666944;visibility:visibl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" stroked="f">
            <v:textbox style="mso-next-textbox:#Text Box 3;mso-fit-shape-to-text:t" inset="0,0,0,0">
              <w:txbxContent>
                <w:p w:rsidR="00D42DEA" w:rsidRPr="009719A2" w:rsidRDefault="00D42DEA" w:rsidP="00976B2D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bookmarkStart w:id="17" w:name="_Toc397687198"/>
                  <w:bookmarkStart w:id="18" w:name="_Toc397687256"/>
                  <w:bookmarkStart w:id="19" w:name="_Toc397687287"/>
                  <w:bookmarkStart w:id="20" w:name="_Toc399027427"/>
                  <w:r>
                    <w:t xml:space="preserve">Figura </w:t>
                  </w:r>
                  <w:fldSimple w:instr=" SEQ Figura \* ARABIC ">
                    <w:r w:rsidR="00B67738"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806143">
                    <w:t>Organograma da Empresa</w:t>
                  </w:r>
                  <w:bookmarkEnd w:id="17"/>
                  <w:bookmarkEnd w:id="18"/>
                  <w:bookmarkEnd w:id="19"/>
                  <w:bookmarkEnd w:id="20"/>
                </w:p>
              </w:txbxContent>
            </v:textbox>
            <w10:wrap type="topAndBottom"/>
          </v:shape>
        </w:pict>
      </w:r>
      <w:r w:rsidR="00443C98">
        <w:rPr>
          <w:noProof/>
          <w:lang w:eastAsia="pt-B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52070</wp:posOffset>
            </wp:positionV>
            <wp:extent cx="5029200" cy="4135755"/>
            <wp:effectExtent l="0" t="0" r="0" b="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:rsidR="00000000" w:rsidRDefault="00CD50E9">
      <w:pPr>
        <w:pStyle w:val="Heading3"/>
        <w:rPr>
          <w:rFonts w:eastAsia="Times New Roman"/>
          <w:shd w:val="clear" w:color="auto" w:fill="FFFFFF"/>
          <w:lang w:eastAsia="pt-BR"/>
        </w:rPr>
        <w:pPrChange w:id="21" w:author="314017" w:date="2014-09-03T10:52:00Z">
          <w:pPr>
            <w:pStyle w:val="Heading3"/>
            <w:jc w:val="both"/>
          </w:pPr>
        </w:pPrChange>
      </w:pPr>
      <w:bookmarkStart w:id="22" w:name="_Toc399027373"/>
      <w:r w:rsidRPr="000F497C">
        <w:rPr>
          <w:rFonts w:eastAsia="Times New Roman"/>
          <w:shd w:val="clear" w:color="auto" w:fill="FFFFFF"/>
          <w:lang w:eastAsia="pt-BR"/>
        </w:rPr>
        <w:t>Recursos de Informática</w:t>
      </w:r>
      <w:bookmarkEnd w:id="22"/>
    </w:p>
    <w:p w:rsidR="00000000" w:rsidRDefault="00CD50E9">
      <w:pPr>
        <w:spacing w:before="300" w:after="300" w:line="240" w:lineRule="auto"/>
        <w:jc w:val="both"/>
        <w:rPr>
          <w:del w:id="23" w:author="314017" w:date="2014-09-03T10:50:00Z"/>
          <w:rFonts w:ascii="Arial" w:hAnsi="Arial" w:cs="Arial"/>
          <w:sz w:val="24"/>
        </w:rPr>
        <w:pPrChange w:id="24" w:author="314017" w:date="2014-09-03T10:50:00Z">
          <w:pPr>
            <w:pStyle w:val="Heading3"/>
            <w:spacing w:before="300" w:after="300"/>
            <w:jc w:val="both"/>
          </w:pPr>
        </w:pPrChange>
      </w:pPr>
      <w:r w:rsidRPr="008831AD">
        <w:rPr>
          <w:rFonts w:ascii="Arial" w:hAnsi="Arial" w:cs="Arial"/>
          <w:sz w:val="24"/>
          <w:szCs w:val="24"/>
        </w:rPr>
        <w:t xml:space="preserve">Atualmente a DentRio não possui nenhum recurso tecnológico, todo seu processo é manual, utilizando fichas de cadastro e cadernos de anotações. Após </w:t>
      </w:r>
      <w:r w:rsidRPr="008831AD">
        <w:rPr>
          <w:rFonts w:ascii="Arial" w:hAnsi="Arial" w:cs="Arial"/>
          <w:sz w:val="24"/>
          <w:szCs w:val="24"/>
        </w:rPr>
        <w:lastRenderedPageBreak/>
        <w:t>implementado o sistema,</w:t>
      </w:r>
      <w:r w:rsidR="00976B2D" w:rsidRPr="008831AD">
        <w:rPr>
          <w:rFonts w:ascii="Arial" w:hAnsi="Arial" w:cs="Arial"/>
          <w:sz w:val="24"/>
          <w:szCs w:val="24"/>
        </w:rPr>
        <w:t xml:space="preserve"> inicialmente </w:t>
      </w:r>
      <w:r w:rsidRPr="008831AD">
        <w:rPr>
          <w:rFonts w:ascii="Arial" w:hAnsi="Arial" w:cs="Arial"/>
          <w:sz w:val="24"/>
          <w:szCs w:val="24"/>
        </w:rPr>
        <w:t xml:space="preserve">deverá ser adquirido </w:t>
      </w:r>
      <w:r w:rsidR="00976B2D" w:rsidRPr="008831AD">
        <w:rPr>
          <w:rFonts w:ascii="Arial" w:hAnsi="Arial" w:cs="Arial"/>
          <w:sz w:val="24"/>
          <w:szCs w:val="24"/>
        </w:rPr>
        <w:t>um computador (Notebook)</w:t>
      </w:r>
      <w:r w:rsidRPr="008831AD">
        <w:rPr>
          <w:rFonts w:ascii="Arial" w:hAnsi="Arial" w:cs="Arial"/>
          <w:sz w:val="24"/>
          <w:szCs w:val="24"/>
        </w:rPr>
        <w:t xml:space="preserve">, </w:t>
      </w:r>
      <w:r w:rsidR="00976B2D" w:rsidRPr="008831AD">
        <w:rPr>
          <w:rFonts w:ascii="Arial" w:hAnsi="Arial" w:cs="Arial"/>
          <w:sz w:val="24"/>
          <w:szCs w:val="24"/>
        </w:rPr>
        <w:t>que será utilizado principalmente pela secretária</w:t>
      </w:r>
      <w:r w:rsidR="002A242A" w:rsidRPr="008831AD">
        <w:rPr>
          <w:rFonts w:ascii="Arial" w:hAnsi="Arial" w:cs="Arial"/>
          <w:sz w:val="24"/>
          <w:szCs w:val="24"/>
        </w:rPr>
        <w:t>.</w:t>
      </w:r>
    </w:p>
    <w:p w:rsidR="00BB6F9F" w:rsidRPr="008831AD" w:rsidRDefault="00BB6F9F" w:rsidP="00BB6F9F">
      <w:pPr>
        <w:spacing w:before="300" w:after="300" w:line="240" w:lineRule="auto"/>
        <w:ind w:firstLine="283"/>
        <w:jc w:val="both"/>
        <w:rPr>
          <w:ins w:id="25" w:author="314017" w:date="2014-09-03T10:51:00Z"/>
          <w:rFonts w:ascii="Arial" w:hAnsi="Arial" w:cs="Arial"/>
          <w:sz w:val="24"/>
          <w:szCs w:val="24"/>
        </w:rPr>
      </w:pPr>
    </w:p>
    <w:p w:rsidR="00000000" w:rsidRDefault="00443C98">
      <w:pPr>
        <w:pStyle w:val="Heading3"/>
        <w:rPr>
          <w:del w:id="26" w:author="314017" w:date="2014-09-03T10:30:00Z"/>
          <w:rFonts w:eastAsia="Times New Roman"/>
          <w:shd w:val="clear" w:color="auto" w:fill="FFFFFF"/>
          <w:lang w:eastAsia="pt-BR"/>
        </w:rPr>
        <w:pPrChange w:id="27" w:author="314017" w:date="2014-09-03T10:51:00Z">
          <w:pPr/>
        </w:pPrChange>
      </w:pPr>
      <w:del w:id="28" w:author="314017" w:date="2014-09-03T10:30:00Z">
        <w:r w:rsidDel="001E3917">
          <w:rPr>
            <w:rFonts w:eastAsia="Times New Roman"/>
            <w:shd w:val="clear" w:color="auto" w:fill="FFFFFF"/>
            <w:lang w:eastAsia="pt-BR"/>
          </w:rPr>
          <w:br w:type="page"/>
        </w:r>
      </w:del>
    </w:p>
    <w:p w:rsidR="00000000" w:rsidRDefault="00CD50E9">
      <w:pPr>
        <w:pStyle w:val="Heading3"/>
        <w:rPr>
          <w:rFonts w:eastAsia="Times New Roman"/>
          <w:lang w:eastAsia="pt-BR"/>
        </w:rPr>
        <w:pPrChange w:id="29" w:author="314017" w:date="2014-09-03T10:51:00Z">
          <w:pPr>
            <w:pStyle w:val="Heading3"/>
            <w:spacing w:before="300" w:after="300"/>
            <w:jc w:val="both"/>
          </w:pPr>
        </w:pPrChange>
      </w:pPr>
      <w:bookmarkStart w:id="30" w:name="_Toc399027374"/>
      <w:r w:rsidRPr="00CD50E9">
        <w:rPr>
          <w:rFonts w:eastAsia="Times New Roman"/>
          <w:shd w:val="clear" w:color="auto" w:fill="FFFFFF"/>
          <w:lang w:eastAsia="pt-BR"/>
        </w:rPr>
        <w:t>Expectativa do Cliente</w:t>
      </w:r>
      <w:bookmarkEnd w:id="30"/>
    </w:p>
    <w:p w:rsidR="00CD50E9" w:rsidRPr="000F497C" w:rsidRDefault="00CD50E9" w:rsidP="00AC1F9A">
      <w:pPr>
        <w:spacing w:before="300" w:after="300" w:line="240" w:lineRule="auto"/>
        <w:ind w:firstLine="28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contemplar as seguintes expectativas da DentRio :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dados cadastrais de seus pacientes;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histórico d</w:t>
      </w:r>
      <w:r w:rsidR="000013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procedimentos do</w:t>
      </w: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tratamento;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orçamentos realizados;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agenda de atendimentos;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histórico dos pacientes;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Organizar pagamentos (Possibilitando um maior controle. Ex.: Pagamentos em cartão ou dinheiro, descontos, </w:t>
      </w:r>
      <w:r w:rsidR="001178CD"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etc.</w:t>
      </w: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Gerar relatórios;</w:t>
      </w:r>
    </w:p>
    <w:p w:rsidR="00CD50E9" w:rsidRPr="00510A45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Controlar níveis de acesso.</w:t>
      </w:r>
    </w:p>
    <w:p w:rsidR="00510A45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10A45" w:rsidRPr="000F497C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</w:p>
    <w:p w:rsidR="007E1B7E" w:rsidRDefault="007E1B7E" w:rsidP="00510A45">
      <w:pPr>
        <w:pStyle w:val="Heading3"/>
        <w:spacing w:before="0"/>
        <w:jc w:val="both"/>
        <w:rPr>
          <w:rFonts w:eastAsia="Times New Roman"/>
          <w:lang w:eastAsia="pt-BR"/>
        </w:rPr>
      </w:pPr>
      <w:bookmarkStart w:id="31" w:name="_Toc399027375"/>
      <w:r>
        <w:rPr>
          <w:rFonts w:eastAsia="Times New Roman"/>
          <w:lang w:eastAsia="pt-BR"/>
        </w:rPr>
        <w:t>Processo Atual</w:t>
      </w:r>
      <w:bookmarkEnd w:id="31"/>
    </w:p>
    <w:p w:rsidR="007E1B7E" w:rsidRDefault="007E1B7E" w:rsidP="00AC1F9A">
      <w:pPr>
        <w:jc w:val="both"/>
        <w:rPr>
          <w:lang w:eastAsia="pt-BR"/>
        </w:rPr>
      </w:pPr>
    </w:p>
    <w:p w:rsidR="000F497C" w:rsidRDefault="007E1B7E" w:rsidP="00AC1F9A">
      <w:pPr>
        <w:ind w:firstLine="576"/>
        <w:jc w:val="both"/>
        <w:rPr>
          <w:ins w:id="32" w:author="314017" w:date="2014-09-02T19:55:00Z"/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Atualmente o processo é feito </w:t>
      </w:r>
      <w:r>
        <w:rPr>
          <w:rFonts w:ascii="Arial" w:hAnsi="Arial" w:cs="Arial"/>
          <w:sz w:val="24"/>
          <w:szCs w:val="24"/>
        </w:rPr>
        <w:t>de forma manual,</w:t>
      </w:r>
      <w:r w:rsidRPr="00E568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onde são usadas fichas para preenchimento das informações do tratamento do paciente e </w:t>
      </w:r>
      <w:r w:rsidRPr="00E56897">
        <w:rPr>
          <w:rFonts w:ascii="Arial" w:hAnsi="Arial" w:cs="Arial"/>
          <w:sz w:val="24"/>
          <w:szCs w:val="24"/>
        </w:rPr>
        <w:t xml:space="preserve">um caderno de anotações </w:t>
      </w:r>
      <w:r>
        <w:rPr>
          <w:rFonts w:ascii="Arial" w:hAnsi="Arial" w:cs="Arial"/>
          <w:sz w:val="24"/>
          <w:szCs w:val="24"/>
        </w:rPr>
        <w:t>com as</w:t>
      </w:r>
      <w:r w:rsidRPr="00E56897">
        <w:rPr>
          <w:rFonts w:ascii="Arial" w:hAnsi="Arial" w:cs="Arial"/>
          <w:sz w:val="24"/>
          <w:szCs w:val="24"/>
        </w:rPr>
        <w:t xml:space="preserve"> despesas </w:t>
      </w:r>
      <w:r w:rsidR="00B25CC1">
        <w:rPr>
          <w:rFonts w:ascii="Arial" w:hAnsi="Arial" w:cs="Arial"/>
          <w:sz w:val="24"/>
          <w:szCs w:val="24"/>
        </w:rPr>
        <w:t xml:space="preserve">da clínica </w:t>
      </w:r>
      <w:r w:rsidRPr="00E56897">
        <w:rPr>
          <w:rFonts w:ascii="Arial" w:hAnsi="Arial" w:cs="Arial"/>
          <w:sz w:val="24"/>
          <w:szCs w:val="24"/>
        </w:rPr>
        <w:t>e pagamentos</w:t>
      </w:r>
      <w:r w:rsidR="00B25CC1">
        <w:rPr>
          <w:rFonts w:ascii="Arial" w:hAnsi="Arial" w:cs="Arial"/>
          <w:sz w:val="24"/>
          <w:szCs w:val="24"/>
        </w:rPr>
        <w:t xml:space="preserve"> aos dentistas</w:t>
      </w:r>
      <w:r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secretária recebe o paciente, </w:t>
      </w:r>
      <w:commentRangeStart w:id="33"/>
      <w:r w:rsidRPr="00300A20">
        <w:rPr>
          <w:rFonts w:ascii="Arial" w:hAnsi="Arial" w:cs="Arial"/>
          <w:sz w:val="24"/>
          <w:szCs w:val="24"/>
        </w:rPr>
        <w:t>abre uma ficha para o mesmo e vincula o cadastro do paciente à ficha</w:t>
      </w:r>
      <w:commentRangeEnd w:id="33"/>
      <w:r w:rsidRPr="00300A20">
        <w:rPr>
          <w:rStyle w:val="CommentReference"/>
        </w:rPr>
        <w:commentReference w:id="33"/>
      </w:r>
      <w:r w:rsidRPr="00300A20">
        <w:rPr>
          <w:rFonts w:ascii="Arial" w:hAnsi="Arial" w:cs="Arial"/>
          <w:sz w:val="24"/>
          <w:szCs w:val="24"/>
        </w:rPr>
        <w:t xml:space="preserve">. Após, o paciente é encaminhado para realizar o orçamento com o dentista que está atendendo. 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dentista realiza o orçamento e caso tenha agenda disponível, o tratamento pode ser realizado naquele momento.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Caso o dentista não tenha agenda, o paciente é encaminhado para a secretária agendar uma data para a realização do tratamento.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paciente se dirige pra clínica na data da consulta e a secretária o encaminha para o dentista responsável. O dentista realiza o procedimento no paciente e registra tudo na ficha de cadastro apontando o que foi feito, quando foi feito e os valores. Em caso de necessidade, é marcada uma nova consulta.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Hoje não existe um fluxo padronizado de pagamento. O paciente pode realizar o pagamento do tratamento no início, pode pagar por etapas, à vista (em dinheiro), ou até mesmo parcelando o valor total (cartão de crédito).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Após receber alta do tratamento clínico, em caso de necessidades, o paciente poderá ser encaminhado para o </w:t>
      </w:r>
      <w:commentRangeStart w:id="34"/>
      <w:r w:rsidRPr="00300A20">
        <w:rPr>
          <w:rFonts w:ascii="Arial" w:hAnsi="Arial" w:cs="Arial"/>
          <w:sz w:val="24"/>
          <w:szCs w:val="24"/>
        </w:rPr>
        <w:t>ortodontista</w:t>
      </w:r>
      <w:commentRangeEnd w:id="34"/>
      <w:r w:rsidRPr="00300A20">
        <w:rPr>
          <w:rStyle w:val="CommentReference"/>
        </w:rPr>
        <w:commentReference w:id="34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No final do dia, os sócios realizam o fechamento do caixa e distribui os valores correspondentes à cada procedimento feito por cada dentista e retiram suas partes do lucro.</w:t>
      </w:r>
    </w:p>
    <w:p w:rsidR="00F353CE" w:rsidDel="00220653" w:rsidRDefault="00F353CE" w:rsidP="00F353CE">
      <w:pPr>
        <w:ind w:firstLine="576"/>
        <w:jc w:val="both"/>
        <w:rPr>
          <w:del w:id="35" w:author="314017" w:date="2014-09-03T10:34:00Z"/>
          <w:rFonts w:ascii="Arial" w:hAnsi="Arial" w:cs="Arial"/>
          <w:sz w:val="24"/>
          <w:szCs w:val="24"/>
        </w:rPr>
      </w:pPr>
      <w:bookmarkStart w:id="36" w:name="_Toc397505373"/>
      <w:bookmarkStart w:id="37" w:name="_Toc397506963"/>
      <w:bookmarkStart w:id="38" w:name="_Toc397511070"/>
      <w:bookmarkStart w:id="39" w:name="_Toc397589355"/>
      <w:bookmarkStart w:id="40" w:name="_Toc397601384"/>
      <w:bookmarkStart w:id="41" w:name="_Toc397687220"/>
      <w:bookmarkStart w:id="42" w:name="_Toc397714936"/>
      <w:bookmarkStart w:id="43" w:name="_Toc397715297"/>
      <w:bookmarkStart w:id="44" w:name="_Toc397933122"/>
      <w:bookmarkStart w:id="45" w:name="_Toc398021840"/>
      <w:bookmarkStart w:id="46" w:name="_Toc398022095"/>
      <w:bookmarkStart w:id="47" w:name="_Toc398023285"/>
      <w:bookmarkStart w:id="48" w:name="_Toc398026508"/>
      <w:bookmarkStart w:id="49" w:name="_Toc398126364"/>
      <w:bookmarkStart w:id="50" w:name="_Toc398192562"/>
      <w:bookmarkStart w:id="51" w:name="_Toc398193199"/>
      <w:bookmarkStart w:id="52" w:name="_Toc398196000"/>
      <w:bookmarkStart w:id="53" w:name="_Toc398658049"/>
      <w:bookmarkStart w:id="54" w:name="_Toc399025587"/>
      <w:bookmarkStart w:id="55" w:name="_Toc399025807"/>
      <w:bookmarkStart w:id="56" w:name="_Toc399027062"/>
      <w:bookmarkStart w:id="57" w:name="_Toc399027376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F407FD" w:rsidRDefault="00311512" w:rsidP="00AC1F9A">
      <w:pPr>
        <w:pStyle w:val="Heading2"/>
        <w:spacing w:before="300" w:after="300"/>
        <w:jc w:val="both"/>
      </w:pPr>
      <w:bookmarkStart w:id="58" w:name="_Toc399027377"/>
      <w:r>
        <w:t>Processos de Negócio</w:t>
      </w:r>
      <w:bookmarkEnd w:id="58"/>
    </w:p>
    <w:p w:rsidR="00311512" w:rsidRDefault="00311512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  <w:r w:rsidRPr="00311512">
        <w:rPr>
          <w:rFonts w:ascii="Arial" w:hAnsi="Arial" w:cs="Arial"/>
          <w:sz w:val="24"/>
        </w:rPr>
        <w:t>Neste tópico será apresentado o diagrama de casos de uso de negócio, as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descrições de cada um dos casos de uso e seus respectivos diagramas de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atividades.</w:t>
      </w:r>
    </w:p>
    <w:p w:rsidR="00ED28C0" w:rsidRDefault="00ED28C0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</w:p>
    <w:p w:rsidR="007C162A" w:rsidRDefault="007C162A" w:rsidP="00933194">
      <w:pPr>
        <w:pStyle w:val="Heading3"/>
      </w:pPr>
      <w:bookmarkStart w:id="59" w:name="_Toc399027378"/>
      <w:r>
        <w:t>Diagrama de Casos de Uso de Negócio</w:t>
      </w:r>
      <w:bookmarkEnd w:id="59"/>
    </w:p>
    <w:p w:rsidR="00EA5B02" w:rsidRPr="00EA5B02" w:rsidRDefault="00EA5B02" w:rsidP="00EA5B02"/>
    <w:p w:rsidR="007C162A" w:rsidRDefault="00EA5B02" w:rsidP="00EC3095">
      <w:pPr>
        <w:autoSpaceDE w:val="0"/>
        <w:autoSpaceDN w:val="0"/>
        <w:adjustRightInd w:val="0"/>
        <w:spacing w:after="0" w:line="240" w:lineRule="auto"/>
        <w:jc w:val="both"/>
      </w:pPr>
      <w:r w:rsidRPr="00102302">
        <w:rPr>
          <w:rFonts w:ascii="Arial" w:hAnsi="Arial" w:cs="Arial"/>
        </w:rPr>
        <w:t>O Diagrama a seguir é composto pelos casos de uso dos processos existentes.</w:t>
      </w:r>
    </w:p>
    <w:p w:rsidR="007C162A" w:rsidRDefault="00966046" w:rsidP="007C162A">
      <w:pPr>
        <w:keepNext/>
      </w:pPr>
      <w:r>
        <w:rPr>
          <w:noProof/>
          <w:lang w:eastAsia="pt-BR"/>
        </w:rPr>
        <w:drawing>
          <wp:inline distT="0" distB="0" distL="0" distR="0">
            <wp:extent cx="5724525" cy="5715000"/>
            <wp:effectExtent l="19050" t="0" r="952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2E" w:rsidRDefault="00C87E67" w:rsidP="00C87E67">
      <w:pPr>
        <w:pStyle w:val="Caption"/>
        <w:jc w:val="center"/>
        <w:rPr>
          <w:i w:val="0"/>
          <w:iCs w:val="0"/>
        </w:rPr>
      </w:pPr>
      <w:r>
        <w:t xml:space="preserve">Figura </w:t>
      </w:r>
      <w:fldSimple w:instr=" SEQ Figura \* ARABIC ">
        <w:r w:rsidR="00B67738">
          <w:rPr>
            <w:noProof/>
          </w:rPr>
          <w:t>2</w:t>
        </w:r>
      </w:fldSimple>
      <w:r>
        <w:t xml:space="preserve"> – Diagrama de Casos de Uso de Negócios</w:t>
      </w:r>
      <w:r w:rsidR="00E3092E">
        <w:br w:type="page"/>
      </w:r>
    </w:p>
    <w:p w:rsidR="000059DE" w:rsidRPr="00102302" w:rsidRDefault="002921FD" w:rsidP="00E3092E">
      <w:pPr>
        <w:pStyle w:val="Heading3"/>
      </w:pPr>
      <w:bookmarkStart w:id="60" w:name="_Toc399027379"/>
      <w:r w:rsidRPr="00102302">
        <w:lastRenderedPageBreak/>
        <w:t>Descrição dos Casos de Uso de Negócio e Diagrama</w:t>
      </w:r>
      <w:r w:rsidR="00F5439E" w:rsidRPr="00102302">
        <w:t>s</w:t>
      </w:r>
      <w:r w:rsidRPr="00102302">
        <w:t xml:space="preserve"> de Atividades</w:t>
      </w:r>
      <w:bookmarkEnd w:id="60"/>
    </w:p>
    <w:p w:rsidR="00EC1D88" w:rsidRDefault="00EC1D88" w:rsidP="000059DE">
      <w:pPr>
        <w:rPr>
          <w:noProof/>
          <w:lang w:eastAsia="pt-BR"/>
        </w:rPr>
      </w:pPr>
      <w:r w:rsidRPr="00102302">
        <w:rPr>
          <w:noProof/>
          <w:lang w:eastAsia="pt-BR"/>
        </w:rPr>
        <w:br/>
        <w:t xml:space="preserve">Neste tópico, iremos apresentar o Diagrama de Atividades Geral e dos Casos de Uso </w:t>
      </w:r>
      <w:r w:rsidR="00530EB6">
        <w:rPr>
          <w:noProof/>
          <w:lang w:eastAsia="pt-BR"/>
        </w:rPr>
        <w:t>que possuem fluxos alternativos</w:t>
      </w:r>
      <w:r w:rsidRPr="00102302">
        <w:rPr>
          <w:noProof/>
          <w:lang w:eastAsia="pt-BR"/>
        </w:rPr>
        <w:t>.</w:t>
      </w:r>
    </w:p>
    <w:p w:rsidR="00EC1D88" w:rsidRDefault="00966046" w:rsidP="000059DE">
      <w:r>
        <w:rPr>
          <w:noProof/>
          <w:lang w:eastAsia="pt-BR"/>
        </w:rPr>
        <w:drawing>
          <wp:inline distT="0" distB="0" distL="0" distR="0">
            <wp:extent cx="5724525" cy="6496050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73" w:rsidRPr="007C162A" w:rsidRDefault="00D11FCA" w:rsidP="0000137F">
      <w:pPr>
        <w:pStyle w:val="Caption"/>
        <w:jc w:val="center"/>
      </w:pPr>
      <w:bookmarkStart w:id="61" w:name="_Toc399027428"/>
      <w:r>
        <w:t xml:space="preserve">Figura </w:t>
      </w:r>
      <w:r w:rsidR="005D36C5">
        <w:fldChar w:fldCharType="begin"/>
      </w:r>
      <w:r w:rsidR="00D224A6">
        <w:instrText xml:space="preserve"> SEQ Figura \* ARABIC </w:instrText>
      </w:r>
      <w:r w:rsidR="005D36C5">
        <w:fldChar w:fldCharType="separate"/>
      </w:r>
      <w:r w:rsidR="00B67738">
        <w:rPr>
          <w:noProof/>
        </w:rPr>
        <w:t>3</w:t>
      </w:r>
      <w:r w:rsidR="005D36C5">
        <w:fldChar w:fldCharType="end"/>
      </w:r>
      <w:r w:rsidR="005F5773">
        <w:t xml:space="preserve"> - Diagrama de </w:t>
      </w:r>
      <w:r w:rsidR="0000137F">
        <w:t>Atividades</w:t>
      </w:r>
      <w:r w:rsidR="00D42DEA">
        <w:t xml:space="preserve"> de Negócio </w:t>
      </w:r>
      <w:r w:rsidR="0000137F">
        <w:t xml:space="preserve"> Geral</w:t>
      </w:r>
      <w:bookmarkEnd w:id="61"/>
    </w:p>
    <w:p w:rsidR="005F5773" w:rsidRDefault="005F5773" w:rsidP="000059DE"/>
    <w:p w:rsidR="00966046" w:rsidRDefault="000059DE" w:rsidP="004D1939">
      <w:pPr>
        <w:pStyle w:val="Heading4"/>
      </w:pPr>
      <w:r>
        <w:br w:type="page"/>
      </w:r>
      <w:bookmarkStart w:id="62" w:name="_Toc399027380"/>
      <w:r w:rsidR="00966046">
        <w:lastRenderedPageBreak/>
        <w:t>BUC01 – Receber Paciente</w:t>
      </w:r>
      <w:bookmarkEnd w:id="62"/>
    </w:p>
    <w:p w:rsidR="00670DC0" w:rsidRP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4050" cy="71913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046" w:rsidRDefault="00670DC0" w:rsidP="00670DC0">
      <w:pPr>
        <w:pStyle w:val="Caption"/>
        <w:jc w:val="center"/>
      </w:pPr>
      <w:bookmarkStart w:id="63" w:name="_Toc399027429"/>
      <w:r>
        <w:t xml:space="preserve">Figura </w:t>
      </w:r>
      <w:fldSimple w:instr=" SEQ Figura \* ARABIC ">
        <w:r w:rsidR="00B67738">
          <w:rPr>
            <w:noProof/>
          </w:rPr>
          <w:t>4</w:t>
        </w:r>
      </w:fldSimple>
      <w:r>
        <w:t xml:space="preserve"> – Diagrama de Atividades</w:t>
      </w:r>
      <w:r w:rsidR="00D42DEA">
        <w:t xml:space="preserve"> de Negócio</w:t>
      </w:r>
      <w:r>
        <w:t xml:space="preserve"> – Receber Paciente</w:t>
      </w:r>
      <w:bookmarkEnd w:id="63"/>
    </w:p>
    <w:p w:rsidR="00670DC0" w:rsidRPr="00670DC0" w:rsidRDefault="00670DC0" w:rsidP="00670DC0"/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364"/>
        <w:gridCol w:w="7081"/>
      </w:tblGrid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9660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BUC01 – Receber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é recebido pela secretária</w:t>
            </w:r>
            <w:r w:rsidR="003D22F5">
              <w:rPr>
                <w:rFonts w:ascii="Arial" w:eastAsia="Times New Roman" w:hAnsi="Arial" w:cs="Arial"/>
                <w:color w:val="000000"/>
                <w:lang w:eastAsia="pt-BR"/>
              </w:rPr>
              <w:t xml:space="preserve"> ao chegar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chega à clínica.</w:t>
            </w:r>
            <w:r w:rsidR="003D22F5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recebe 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pergunta se é a primeira vez que paciente comparece à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confirma que é a primeira vez dele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inicia o processo de abertura de ficha do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informa que veio para uma consulta agendada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Pr="00BF4BB8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encaminha o paciente para realizar o tratamento com o dentista responsável.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“BUC06 Realizar Procedimento”.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966046" w:rsidRPr="00966046" w:rsidRDefault="00966046" w:rsidP="00966046"/>
    <w:p w:rsidR="00193AB1" w:rsidRPr="00D94BED" w:rsidRDefault="0017053A" w:rsidP="00664F97">
      <w:pPr>
        <w:pStyle w:val="Heading4"/>
      </w:pPr>
      <w:bookmarkStart w:id="64" w:name="_Toc399027381"/>
      <w:r w:rsidRPr="00D94BED">
        <w:t>BUC</w:t>
      </w:r>
      <w:r w:rsidR="00193AB1" w:rsidRPr="00D94BED">
        <w:t>0</w:t>
      </w:r>
      <w:r w:rsidR="00966046">
        <w:t>2</w:t>
      </w:r>
      <w:r w:rsidR="00193AB1" w:rsidRPr="00D94BED">
        <w:t xml:space="preserve"> </w:t>
      </w:r>
      <w:r w:rsidR="00F205F5" w:rsidRPr="00D94BED">
        <w:t>–</w:t>
      </w:r>
      <w:r w:rsidR="00193AB1" w:rsidRPr="00D94BED">
        <w:t xml:space="preserve"> </w:t>
      </w:r>
      <w:del w:id="65" w:author="314017" w:date="2014-09-02T20:35:00Z">
        <w:r w:rsidR="00E338FA" w:rsidRPr="00D94BED" w:rsidDel="00EB59A6">
          <w:delText>Registrar</w:delText>
        </w:r>
        <w:r w:rsidR="00F205F5" w:rsidRPr="00D94BED" w:rsidDel="00EB59A6">
          <w:delText xml:space="preserve"> Paciente</w:delText>
        </w:r>
      </w:del>
      <w:ins w:id="66" w:author="314017" w:date="2014-09-02T20:35:00Z">
        <w:r w:rsidR="00EB59A6" w:rsidRPr="00D94BED">
          <w:t>Abrir Ficha</w:t>
        </w:r>
      </w:ins>
      <w:bookmarkEnd w:id="64"/>
    </w:p>
    <w:p w:rsidR="002921FD" w:rsidRDefault="002921FD" w:rsidP="002921FD">
      <w:pPr>
        <w:rPr>
          <w:ins w:id="67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B0EA9" w:rsidTr="00220653">
        <w:trPr>
          <w:trHeight w:val="300"/>
          <w:jc w:val="center"/>
          <w:ins w:id="68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966046">
            <w:pPr>
              <w:spacing w:after="0" w:line="240" w:lineRule="auto"/>
              <w:jc w:val="center"/>
              <w:rPr>
                <w:ins w:id="69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7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BUC0</w:t>
              </w:r>
            </w:ins>
            <w:r w:rsidR="00966046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</w:t>
            </w:r>
            <w:ins w:id="71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 xml:space="preserve"> – Abrir ficha</w:t>
              </w:r>
            </w:ins>
          </w:p>
        </w:tc>
      </w:tr>
      <w:tr w:rsidR="009B0EA9" w:rsidTr="00220653">
        <w:trPr>
          <w:trHeight w:val="300"/>
          <w:jc w:val="center"/>
          <w:ins w:id="72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73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Descrição Geral: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39013F" w:rsidP="0039013F">
            <w:pPr>
              <w:spacing w:after="0" w:line="240" w:lineRule="auto"/>
              <w:rPr>
                <w:ins w:id="7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aberta uma ficha para o cliente novo que chegar na clínica.</w:t>
            </w:r>
          </w:p>
        </w:tc>
      </w:tr>
      <w:tr w:rsidR="009B0EA9" w:rsidTr="00220653">
        <w:trPr>
          <w:trHeight w:val="300"/>
          <w:jc w:val="center"/>
          <w:ins w:id="76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77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8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Ator(es):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FD6D9A">
            <w:pPr>
              <w:spacing w:after="0" w:line="240" w:lineRule="auto"/>
              <w:rPr>
                <w:ins w:id="7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80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</w:t>
              </w:r>
            </w:ins>
            <w:r w:rsidR="0039013F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9B0EA9" w:rsidTr="00220653">
        <w:trPr>
          <w:trHeight w:val="300"/>
          <w:jc w:val="center"/>
          <w:ins w:id="81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82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83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Pré-requisito: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Pr="00966046" w:rsidRDefault="00966046" w:rsidP="003B4C43">
            <w:pPr>
              <w:spacing w:after="0" w:line="240" w:lineRule="auto"/>
              <w:rPr>
                <w:ins w:id="8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 xml:space="preserve">ter sido </w:t>
            </w: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>recebido pela secretária</w:t>
            </w:r>
          </w:p>
        </w:tc>
      </w:tr>
      <w:tr w:rsidR="009B0EA9" w:rsidTr="00220653">
        <w:trPr>
          <w:trHeight w:val="300"/>
          <w:jc w:val="center"/>
          <w:ins w:id="85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86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87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Fluxo Típico</w:t>
              </w:r>
            </w:ins>
          </w:p>
        </w:tc>
      </w:tr>
      <w:tr w:rsidR="009B0EA9" w:rsidTr="00220653">
        <w:trPr>
          <w:trHeight w:val="300"/>
          <w:jc w:val="center"/>
          <w:ins w:id="88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8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Nº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91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2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Ação</w:t>
              </w:r>
            </w:ins>
          </w:p>
        </w:tc>
      </w:tr>
      <w:tr w:rsidR="00102302" w:rsidTr="0039013F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solicita seus documentos pessoais para abrir uma ficha de cadastro para o mesmo.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informa sua documentação para secretária.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abre uma ficha para que os dados do paciente fiquem registrados nela, além das consultas, tratamentos, pagamentos, etc.</w:t>
            </w:r>
          </w:p>
        </w:tc>
      </w:tr>
      <w:tr w:rsidR="00102302" w:rsidTr="00220653">
        <w:trPr>
          <w:trHeight w:val="300"/>
          <w:jc w:val="center"/>
          <w:ins w:id="93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ins w:id="9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preenche os campos da ficha cadastral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guarda a ficha cadastral à pasta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102302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</w:tbl>
    <w:p w:rsidR="009B0EA9" w:rsidDel="009B0EA9" w:rsidRDefault="009B0EA9" w:rsidP="002921FD">
      <w:pPr>
        <w:rPr>
          <w:del w:id="95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EC1D88" w:rsidDel="009B0EA9" w:rsidTr="004D0D63">
        <w:trPr>
          <w:trHeight w:val="300"/>
          <w:jc w:val="center"/>
          <w:del w:id="96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17053A" w:rsidP="004D0D63">
            <w:pPr>
              <w:spacing w:after="0" w:line="240" w:lineRule="auto"/>
              <w:jc w:val="center"/>
              <w:rPr>
                <w:del w:id="97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98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BUC</w:delText>
              </w:r>
              <w:r w:rsidR="00EC1D88"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01 – Registrar Paciente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9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Descrição Geral: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3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Ao agendar a consulta, o paciente passa as informações pessoais para que a secretária possa cadastrá-lo.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4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5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Ator(es):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8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Pré-requisito: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2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  <w:del w:id="113" w:author="314017" w:date="2014-09-02T20:34:00Z">
              <w:r w:rsidDel="009B0EA9">
                <w:rPr>
                  <w:rFonts w:ascii="Calibri" w:eastAsia="Times New Roman" w:hAnsi="Calibri" w:cs="Calibri"/>
                  <w:color w:val="000000"/>
                  <w:lang w:eastAsia="pt-BR"/>
                </w:rPr>
                <w:delText> 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4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5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11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Fluxo Típico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9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Nº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2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2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Ação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1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Paciente entrega documentação para secretária.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9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2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1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preenche os campos da ficha cadastral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3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guarda a ficha cadastral à pasta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40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Fim do caso de uso</w:delText>
              </w:r>
            </w:del>
          </w:p>
        </w:tc>
      </w:tr>
    </w:tbl>
    <w:p w:rsidR="00EC1D88" w:rsidRDefault="00EC1D88" w:rsidP="002921FD"/>
    <w:p w:rsidR="003D22F5" w:rsidRDefault="003D22F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1" w:name="_Toc399027382"/>
      <w:r w:rsidRPr="00465FDE">
        <w:lastRenderedPageBreak/>
        <w:t>BUC</w:t>
      </w:r>
      <w:r w:rsidR="00EC3095" w:rsidRPr="00465FDE">
        <w:t>0</w:t>
      </w:r>
      <w:r w:rsidR="003D22F5">
        <w:t>3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465FDE" w:rsidRPr="00465FDE">
        <w:t>Realizar Orçamento</w:t>
      </w:r>
      <w:bookmarkEnd w:id="141"/>
    </w:p>
    <w:p w:rsid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647700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2" w:name="_Toc399027430"/>
      <w:r>
        <w:t xml:space="preserve">Figura </w:t>
      </w:r>
      <w:fldSimple w:instr=" SEQ Figura \* ARABIC ">
        <w:r w:rsidR="00B67738">
          <w:rPr>
            <w:noProof/>
          </w:rPr>
          <w:t>5</w:t>
        </w:r>
      </w:fldSimple>
      <w:r>
        <w:t xml:space="preserve"> – </w:t>
      </w:r>
      <w:r w:rsidR="00D42DEA">
        <w:t xml:space="preserve">Diagrama de Atividades de Negócio </w:t>
      </w:r>
      <w:r>
        <w:t>– Realizar Orçamento</w:t>
      </w:r>
      <w:bookmarkEnd w:id="142"/>
    </w:p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3D22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D22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3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871AF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 tratamento no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="00D20853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871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Pr="00C66B2E">
              <w:rPr>
                <w:rFonts w:ascii="Arial" w:eastAsia="Times New Roman" w:hAnsi="Arial" w:cs="Arial"/>
                <w:color w:val="000000"/>
                <w:lang w:eastAsia="pt-BR"/>
              </w:rPr>
              <w:t>O paciente deve possuir cadastro na clínica.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871AFB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procedimentos que serão realizados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paciente.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informa ao paciente o valor dos procedimentos e pergunta se ele deseja começar o tratamento naquele momento.</w:t>
            </w:r>
          </w:p>
        </w:tc>
      </w:tr>
      <w:tr w:rsidR="00790D0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90D0C" w:rsidRDefault="00790D0C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90D0C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realizar o procedimento em um outro dia.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anota o orçamento na ficha do paciente.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ED2F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encaminha o paciente para o agendar a consulta junto com o orçamento.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F0644F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Altern</w:t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ativo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começar o procedimento naquele momento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Pr="00BF4BB8" w:rsidRDefault="00EC1D88" w:rsidP="00C104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BUC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Realizar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C3095" w:rsidRPr="00EC3095" w:rsidRDefault="00EC3095" w:rsidP="00EC3095"/>
    <w:p w:rsidR="00670DC0" w:rsidRDefault="00670DC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3" w:name="_Toc399027383"/>
      <w:r w:rsidRPr="00465FDE">
        <w:lastRenderedPageBreak/>
        <w:t>BUC</w:t>
      </w:r>
      <w:r w:rsidR="00EC3095" w:rsidRPr="00465FDE">
        <w:t>0</w:t>
      </w:r>
      <w:r w:rsidR="00C10493">
        <w:t>4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F0644F" w:rsidRPr="00465FDE">
        <w:t>Agendar</w:t>
      </w:r>
      <w:r w:rsidR="00EC1D88" w:rsidRPr="00465FDE">
        <w:t xml:space="preserve"> Consulta</w:t>
      </w:r>
      <w:bookmarkEnd w:id="143"/>
    </w:p>
    <w:p w:rsidR="00670DC0" w:rsidRPr="00670DC0" w:rsidRDefault="00670DC0" w:rsidP="00670DC0"/>
    <w:p w:rsidR="00670DC0" w:rsidRPr="00670DC0" w:rsidRDefault="00670DC0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1510" cy="4499610"/>
            <wp:effectExtent l="19050" t="0" r="2540" b="0"/>
            <wp:docPr id="4" name="Picture 3" descr="DAN - 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- Agendar Consult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4" w:name="_Toc399027431"/>
      <w:r>
        <w:t xml:space="preserve">Figura </w:t>
      </w:r>
      <w:fldSimple w:instr=" SEQ Figura \* ARABIC ">
        <w:r w:rsidR="00B67738">
          <w:rPr>
            <w:noProof/>
          </w:rPr>
          <w:t>6</w:t>
        </w:r>
      </w:fldSimple>
      <w:r>
        <w:t xml:space="preserve"> – </w:t>
      </w:r>
      <w:r w:rsidR="00D42DEA">
        <w:t xml:space="preserve">Diagrama de Atividades de Negócio </w:t>
      </w:r>
      <w:r>
        <w:t>– Agendar Consulta</w:t>
      </w:r>
      <w:bookmarkEnd w:id="144"/>
    </w:p>
    <w:p w:rsidR="00670DC0" w:rsidRDefault="00670DC0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4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F0644F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Agendar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é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encaminha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à secretária para o agendamento da consulta.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F0644F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EC1D88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O orçamento já ter sido realizado.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pergunta a secretária qual a próxima data dispoível na agenda do dentista para ele realizar o procedimento.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 a próxima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a data disponível é a ideal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agenda a consulta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C87E67" w:rsidRDefault="00C87E67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5A1522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 Alternativo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solicita uma nova data para a consulta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uma outra data disponível para a consulta.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A76389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Retorna para o 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3092E" w:rsidRDefault="00E309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33A16" w:rsidRDefault="00465FDE" w:rsidP="00C33A16">
      <w:pPr>
        <w:pStyle w:val="Heading4"/>
      </w:pPr>
      <w:bookmarkStart w:id="145" w:name="_Toc399027384"/>
      <w:r>
        <w:t>BUC0</w:t>
      </w:r>
      <w:r w:rsidR="00C10493">
        <w:t>5</w:t>
      </w:r>
      <w:r>
        <w:t xml:space="preserve"> - </w:t>
      </w:r>
      <w:r w:rsidR="00C33A16">
        <w:t>Cancelar Consulta</w:t>
      </w:r>
      <w:bookmarkEnd w:id="145"/>
    </w:p>
    <w:p w:rsidR="006E3876" w:rsidRDefault="006E3876" w:rsidP="006E3876"/>
    <w:p w:rsidR="006E3876" w:rsidRPr="006E3876" w:rsidRDefault="00A76389" w:rsidP="006E387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248275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A16" w:rsidRDefault="006E3876" w:rsidP="006E3876">
      <w:pPr>
        <w:pStyle w:val="Caption"/>
        <w:jc w:val="center"/>
      </w:pPr>
      <w:bookmarkStart w:id="146" w:name="_Toc399027432"/>
      <w:r>
        <w:t xml:space="preserve">Figura </w:t>
      </w:r>
      <w:fldSimple w:instr=" SEQ Figura \* ARABIC ">
        <w:r w:rsidR="00B67738">
          <w:rPr>
            <w:noProof/>
          </w:rPr>
          <w:t>7</w:t>
        </w:r>
      </w:fldSimple>
      <w:r>
        <w:t xml:space="preserve"> – </w:t>
      </w:r>
      <w:r w:rsidR="00D42DEA">
        <w:t xml:space="preserve">Diagrama de Atividades de Negócio </w:t>
      </w:r>
      <w:r>
        <w:t>– Cancelar Consulta</w:t>
      </w:r>
      <w:bookmarkEnd w:id="146"/>
    </w:p>
    <w:p w:rsidR="006E3876" w:rsidRDefault="006E3876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5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Cancelar Consulta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paciente liga para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 Secretária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>A consulta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já ter sido agendada.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entra em contato com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3B4C43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</w:t>
            </w:r>
            <w:r w:rsidR="00C33A16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consulta marcada e cancela a mesma.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agendar uma nova data para 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Executar o Caso de Uso “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 xml:space="preserve">BUC04 -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Agendar Consulta”.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C33A16" w:rsidRDefault="00C33A16"/>
    <w:p w:rsidR="00EC3095" w:rsidRDefault="0017053A" w:rsidP="00416022">
      <w:pPr>
        <w:pStyle w:val="Heading4"/>
      </w:pPr>
      <w:bookmarkStart w:id="147" w:name="_Toc399027385"/>
      <w:r w:rsidRPr="00465FDE">
        <w:t>BUC</w:t>
      </w:r>
      <w:r w:rsidR="00EC3095" w:rsidRPr="00465FDE">
        <w:t>0</w:t>
      </w:r>
      <w:r w:rsidR="00C10493">
        <w:t>6</w:t>
      </w:r>
      <w:r w:rsidR="00EC3095" w:rsidRPr="00465FDE">
        <w:t xml:space="preserve"> </w:t>
      </w:r>
      <w:r w:rsidR="00C256E8" w:rsidRPr="00465FDE">
        <w:t>–</w:t>
      </w:r>
      <w:r w:rsidR="00EC3095" w:rsidRPr="00465FDE">
        <w:t xml:space="preserve"> </w:t>
      </w:r>
      <w:r w:rsidR="00465FDE" w:rsidRPr="00465FDE">
        <w:t xml:space="preserve">Realizar </w:t>
      </w:r>
      <w:r w:rsidR="00465FDE">
        <w:t>Procedimento</w:t>
      </w:r>
      <w:bookmarkEnd w:id="147"/>
    </w:p>
    <w:p w:rsidR="00A76389" w:rsidRDefault="00A76389" w:rsidP="00A76389"/>
    <w:p w:rsidR="00A76389" w:rsidRPr="00A76389" w:rsidRDefault="008A2EF7" w:rsidP="008A2EF7">
      <w:r>
        <w:rPr>
          <w:noProof/>
          <w:lang w:eastAsia="pt-BR"/>
        </w:rPr>
        <w:drawing>
          <wp:inline distT="0" distB="0" distL="0" distR="0">
            <wp:extent cx="5715000" cy="39719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Pr="00EC3095" w:rsidRDefault="008A2EF7" w:rsidP="008A2EF7">
      <w:pPr>
        <w:pStyle w:val="Caption"/>
        <w:jc w:val="center"/>
      </w:pPr>
      <w:bookmarkStart w:id="148" w:name="_Toc399027433"/>
      <w:r>
        <w:t xml:space="preserve">Figura </w:t>
      </w:r>
      <w:fldSimple w:instr=" SEQ Figura \* ARABIC ">
        <w:r w:rsidR="00B67738">
          <w:rPr>
            <w:noProof/>
          </w:rPr>
          <w:t>8</w:t>
        </w:r>
      </w:fldSimple>
      <w:r>
        <w:t xml:space="preserve"> – </w:t>
      </w:r>
      <w:r w:rsidR="00D42DEA">
        <w:t xml:space="preserve">Diagrama de Atividades de Negócio </w:t>
      </w:r>
      <w:r>
        <w:t>– Realizar Procedimento</w:t>
      </w:r>
      <w:bookmarkEnd w:id="148"/>
    </w:p>
    <w:p w:rsidR="00A76389" w:rsidRDefault="00A76389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465F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 Procedimento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</w:t>
            </w:r>
            <w:r w:rsidR="00465FDE">
              <w:rPr>
                <w:rFonts w:ascii="Arial" w:eastAsia="Times New Roman" w:hAnsi="Arial" w:cs="Arial"/>
                <w:color w:val="000000"/>
                <w:lang w:eastAsia="pt-BR"/>
              </w:rPr>
              <w:t>comparece à clínica para o dentista realizar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Paciente, Secretária e Dentista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465FDE" w:rsidRDefault="00465FDE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possuir uma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de cadastro</w:t>
            </w: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comparece na clínica para realizar o procedimento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aguarda a sua vez.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2 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12244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encaminha o paciente para o </w:t>
            </w:r>
            <w:r w:rsidR="002D13EC">
              <w:rPr>
                <w:rFonts w:ascii="Arial" w:eastAsia="Times New Roman" w:hAnsi="Arial" w:cs="Arial"/>
                <w:color w:val="000000"/>
                <w:lang w:eastAsia="pt-BR"/>
              </w:rPr>
              <w:t xml:space="preserve">dentista </w:t>
            </w:r>
            <w:r w:rsidR="00122444">
              <w:rPr>
                <w:rFonts w:ascii="Arial" w:eastAsia="Times New Roman" w:hAnsi="Arial" w:cs="Arial"/>
                <w:color w:val="000000"/>
                <w:lang w:eastAsia="pt-BR"/>
              </w:rPr>
              <w:t>realizar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149" w:name="mk"/>
            <w:bookmarkEnd w:id="149"/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explica ao paciente qua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l(a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procedimento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irá realizar.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o(s) procedimento(s).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registra na ficha do paciente, os dados da alta (data que o paciente acabou o tratamento e algumas observações) do tratamento que o paciente estava fazendo.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encaminha a ficha para a secretária arquivar na pasta do paciente.</w:t>
            </w:r>
          </w:p>
        </w:tc>
      </w:tr>
      <w:tr w:rsidR="00122444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Default="00122444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Pr="00F90019" w:rsidRDefault="00122444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arquiva à ficha na pasta do paciente.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B4C43" w:rsidRDefault="003B4C43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solicita ao paciente que agende nova consulta para continuar os procedimentos.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D94B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5 do fluxo típico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786E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dentista registra na ficha do paciente os dados do procedimento realizado (data e hora do mesmo, valor e o diagnóstico junto com exames solicitados, caso o dentista peça).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Pr="00F90019" w:rsidRDefault="00403223" w:rsidP="00122444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Dentista encaminha </w:t>
            </w:r>
            <w:r w:rsidR="00122444">
              <w:rPr>
                <w:rFonts w:ascii="Arial" w:eastAsia="Times New Roman" w:hAnsi="Arial" w:cs="Arial"/>
                <w:color w:val="000000" w:themeColor="text1"/>
                <w:lang w:eastAsia="pt-BR"/>
              </w:rPr>
              <w:t>o paciente para agendar nova consulta.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A763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“BCU0</w:t>
            </w:r>
            <w:r w:rsidR="00A76389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Agendar Consulta”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curso alternativo 1.</w:t>
            </w:r>
          </w:p>
        </w:tc>
      </w:tr>
    </w:tbl>
    <w:p w:rsidR="00EC3095" w:rsidRPr="00EC3095" w:rsidRDefault="00EC3095" w:rsidP="00EC3095"/>
    <w:p w:rsidR="00A06569" w:rsidRDefault="0017053A" w:rsidP="00C256E8">
      <w:pPr>
        <w:pStyle w:val="Heading4"/>
      </w:pPr>
      <w:bookmarkStart w:id="150" w:name="_Toc399027386"/>
      <w:r w:rsidRPr="00D94BED">
        <w:t>BUC</w:t>
      </w:r>
      <w:r w:rsidR="00EC3095" w:rsidRPr="00D94BED">
        <w:t>0</w:t>
      </w:r>
      <w:r w:rsidR="00D94BED">
        <w:t>7</w:t>
      </w:r>
      <w:r w:rsidR="00EC3095" w:rsidRPr="00D94BED">
        <w:t xml:space="preserve"> – </w:t>
      </w:r>
      <w:r w:rsidR="00403223">
        <w:t>Encaminhar ao Especialista</w:t>
      </w:r>
      <w:bookmarkEnd w:id="150"/>
    </w:p>
    <w:p w:rsidR="007A7825" w:rsidRDefault="007A7825" w:rsidP="007A782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07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Encaminhar ao Especialista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4032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É verificado a necessidade e o paciente é encaminhado para se tratar com 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especilista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4BED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clínica.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verifica a necessidade e encaminha o paciente para tratamento com o Ortodontista.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Pr="00F90019" w:rsidRDefault="0040322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Ir para o caso de uso “BCU06 – Realizar Procedimento”.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D42A53" w:rsidRDefault="00D42A5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87E67" w:rsidRDefault="00C87E6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416022" w:rsidRDefault="0017053A" w:rsidP="00416022">
      <w:pPr>
        <w:pStyle w:val="Heading4"/>
      </w:pPr>
      <w:bookmarkStart w:id="151" w:name="_Toc399027387"/>
      <w:r w:rsidRPr="00D94BED">
        <w:lastRenderedPageBreak/>
        <w:t>BUC</w:t>
      </w:r>
      <w:r w:rsidR="00416022" w:rsidRPr="00D94BED">
        <w:t>0</w:t>
      </w:r>
      <w:r w:rsidR="00403223">
        <w:t>8</w:t>
      </w:r>
      <w:r w:rsidR="00C256E8" w:rsidRPr="00D94BED">
        <w:t>–</w:t>
      </w:r>
      <w:r w:rsidR="00416022" w:rsidRPr="00D94BED">
        <w:t xml:space="preserve"> </w:t>
      </w:r>
      <w:r w:rsidR="00D94BED" w:rsidRPr="00D94BED">
        <w:t>Realizar Pagamento</w:t>
      </w:r>
      <w:bookmarkEnd w:id="151"/>
    </w:p>
    <w:p w:rsidR="003E023D" w:rsidRDefault="003E023D" w:rsidP="00AE5C93"/>
    <w:p w:rsidR="00AE5C93" w:rsidRDefault="00E9732B" w:rsidP="00E9732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181600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2B" w:rsidRDefault="00E9732B" w:rsidP="00E9732B">
      <w:pPr>
        <w:pStyle w:val="Caption"/>
        <w:jc w:val="center"/>
      </w:pPr>
      <w:bookmarkStart w:id="152" w:name="_Toc399027434"/>
      <w:r>
        <w:t xml:space="preserve">Figura </w:t>
      </w:r>
      <w:fldSimple w:instr=" SEQ Figura \* ARABIC ">
        <w:r w:rsidR="00B67738">
          <w:rPr>
            <w:noProof/>
          </w:rPr>
          <w:t>9</w:t>
        </w:r>
      </w:fldSimple>
      <w:r>
        <w:t xml:space="preserve"> – </w:t>
      </w:r>
      <w:r w:rsidR="00D42DEA">
        <w:t xml:space="preserve">Diagrama de Atividades de Negócio </w:t>
      </w:r>
      <w:r>
        <w:t>– Realizar Pagamento</w:t>
      </w:r>
      <w:bookmarkEnd w:id="152"/>
    </w:p>
    <w:p w:rsidR="00AE5C93" w:rsidRDefault="00AE5C93" w:rsidP="00AE5C93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8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Pagamento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efetua o pagamento do </w:t>
            </w:r>
            <w:r w:rsidR="007650E2">
              <w:rPr>
                <w:rFonts w:ascii="Arial" w:eastAsia="Times New Roman" w:hAnsi="Arial" w:cs="Arial"/>
                <w:color w:val="000000"/>
                <w:lang w:eastAsia="pt-BR"/>
              </w:rPr>
              <w:t xml:space="preserve">orçamento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realizado.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C256E8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2D13EC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D13EC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 na clínica.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total do procedimento realizado e pergunta ao paciente qual será a forma de pagamento.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decide fazer o pagamento 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à vista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em dinheiro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F6526B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4D1939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ente como “Orçamento contratado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”.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053C8" w:rsidRDefault="005053C8" w:rsidP="00AE5C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à vista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no cartão de crédito</w:t>
            </w:r>
            <w:r w:rsid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2D13EC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F90019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Pr="001007BA" w:rsidRDefault="00891B17" w:rsidP="00891B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A2EF7" w:rsidP="00E9732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</w:t>
            </w:r>
            <w:r w:rsidR="001007BA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de todo o tratamento </w:t>
            </w:r>
            <w:r w:rsidR="005053C8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em 6x sem juros 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no cartão de crédito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5053C8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8A2EF7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8A2EF7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bookmarkStart w:id="153" w:name="OLE_LINK13"/>
            <w:bookmarkStart w:id="154" w:name="OLE_LINK14"/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  <w:bookmarkEnd w:id="153"/>
            <w:bookmarkEnd w:id="154"/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Fim do fluxo alternativo</w:t>
            </w:r>
            <w:r w:rsidR="00B0266B"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1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891B17" w:rsidTr="001007BA">
        <w:trPr>
          <w:trHeight w:val="363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1007BA" w:rsidP="004D193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somente uma parte do tratamento em dinheiro.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contratado”.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1007BA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0266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1007BA" w:rsidRDefault="001007BA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uma parte do tratamento em cartão de crédito.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2 do fluxo 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3.</w:t>
            </w:r>
          </w:p>
        </w:tc>
      </w:tr>
    </w:tbl>
    <w:p w:rsidR="00416022" w:rsidRDefault="00416022" w:rsidP="00416022"/>
    <w:p w:rsidR="00E9732B" w:rsidRDefault="00E9732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B51988" w:rsidRDefault="00B51988" w:rsidP="00B51988">
      <w:pPr>
        <w:pStyle w:val="Heading4"/>
      </w:pPr>
      <w:bookmarkStart w:id="155" w:name="_Toc399027388"/>
      <w:r>
        <w:lastRenderedPageBreak/>
        <w:t>BUC</w:t>
      </w:r>
      <w:r w:rsidR="004D1939">
        <w:t>09</w:t>
      </w:r>
      <w:r>
        <w:t xml:space="preserve"> – Fechar Caixa do Dia</w:t>
      </w:r>
      <w:bookmarkEnd w:id="155"/>
    </w:p>
    <w:p w:rsidR="00F934D8" w:rsidRDefault="00F934D8" w:rsidP="00F934D8"/>
    <w:p w:rsidR="00F934D8" w:rsidRDefault="00F934D8" w:rsidP="00F934D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8483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D8" w:rsidRPr="00F934D8" w:rsidRDefault="00F934D8" w:rsidP="00F934D8">
      <w:pPr>
        <w:pStyle w:val="Caption"/>
        <w:jc w:val="center"/>
      </w:pPr>
      <w:bookmarkStart w:id="156" w:name="_Toc399027435"/>
      <w:r>
        <w:t xml:space="preserve">Figura </w:t>
      </w:r>
      <w:fldSimple w:instr=" SEQ Figura \* ARABIC ">
        <w:r w:rsidR="00B67738">
          <w:rPr>
            <w:noProof/>
          </w:rPr>
          <w:t>10</w:t>
        </w:r>
      </w:fldSimple>
      <w:r>
        <w:t xml:space="preserve"> – </w:t>
      </w:r>
      <w:r w:rsidR="00D42DEA">
        <w:t xml:space="preserve">Diagrama de Atividades de Negócio </w:t>
      </w:r>
      <w:r>
        <w:t>– Fechar Caixa do Dia</w:t>
      </w:r>
      <w:bookmarkEnd w:id="156"/>
    </w:p>
    <w:p w:rsidR="00B51988" w:rsidRDefault="00B51988" w:rsidP="00B51988"/>
    <w:p w:rsidR="00F934D8" w:rsidRDefault="00F934D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4D19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4D1939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09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Fechar Caixa do Dia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Fechamento do caixa para a divisão dos lucros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1A6A70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Ter sido realizado algum procedimento durante 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realizados no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4D1939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51988">
              <w:br w:type="page"/>
            </w:r>
            <w:r w:rsidR="00B519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ortodontistas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ortodontistas.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C87E67" w:rsidTr="000E5159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87E67" w:rsidRDefault="00C87E67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retira a sua parte do lucro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Sócio faz a divisão dos valores e </w:t>
            </w:r>
            <w:r w:rsidR="00D42A53">
              <w:rPr>
                <w:rFonts w:ascii="Arial" w:eastAsia="Times New Roman" w:hAnsi="Arial" w:cs="Arial"/>
                <w:color w:val="000000"/>
                <w:lang w:eastAsia="pt-BR"/>
              </w:rPr>
              <w:t>divide o lucro com o outro sócio.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D42A53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</w:t>
            </w:r>
          </w:p>
        </w:tc>
      </w:tr>
    </w:tbl>
    <w:p w:rsidR="00A42D8E" w:rsidRDefault="00A42D8E" w:rsidP="00A42D8E">
      <w:pPr>
        <w:pStyle w:val="Heading2"/>
        <w:numPr>
          <w:ilvl w:val="0"/>
          <w:numId w:val="0"/>
        </w:numPr>
        <w:ind w:left="576"/>
      </w:pPr>
    </w:p>
    <w:p w:rsidR="00CC267D" w:rsidRDefault="00CC26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8831AD" w:rsidRDefault="008831AD" w:rsidP="00BB4DA9">
      <w:pPr>
        <w:pStyle w:val="Heading2"/>
      </w:pPr>
      <w:bookmarkStart w:id="157" w:name="_Toc399027389"/>
      <w:r>
        <w:t>Problemas Identificados</w:t>
      </w:r>
      <w:bookmarkEnd w:id="157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A empresa não possui um sistema para fazer o controle dos atendimentos e pagamentos. Os cadastros dos pacientes são registrados em fichas e todos os pagamentos e despesas são registrados em cadernos na secretaria e com os ortodontistas. Seguem os problemas identificados: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processos atuais de cadastro, encaminhamento, atendimento, pagamentos específicos dos pacientes e outras despesas precisam ser automatizados em um sistema web para que os funcionários possam utilizá-los em suas tarefas;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Uso excessivo de papel para todos os registros, o que pode torná-los vulneráveis ao desgaste com o passar do tempo, ou a perda de algum caderno com os dados de um período ou outros acidentes (como contato com água, fogo ou infestação);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lastRenderedPageBreak/>
        <w:t>- Ocorrência de erros por parte das secretárias nos cálculos dos pagamentos dos atendimentos referentes a cada funcionário (os cálculos são feitos manualmente), principalmente na ortodontia que são muitos atendimentos;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Falta de um histórico completo das consultas e tratamentos de cada paciente e de quem foi que os atendeu;</w:t>
      </w:r>
    </w:p>
    <w:p w:rsid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sócios não têm como verificar relatórios diários das quantidades dos atendimentos feitos por cada funcionário, assim como dos pagamentos e despesas realizados.</w:t>
      </w:r>
    </w:p>
    <w:p w:rsidR="008831AD" w:rsidRDefault="008831AD" w:rsidP="00AC1F9A">
      <w:pPr>
        <w:pStyle w:val="Heading2"/>
        <w:spacing w:before="300" w:after="300"/>
        <w:jc w:val="both"/>
      </w:pPr>
      <w:bookmarkStart w:id="158" w:name="_Toc399027390"/>
      <w:r>
        <w:t>Necessidades Detectadas</w:t>
      </w:r>
      <w:bookmarkEnd w:id="158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 xml:space="preserve">As seguintes necessidades de informação foram encontradas </w:t>
      </w:r>
      <w:r w:rsidR="00B933F0">
        <w:rPr>
          <w:rFonts w:ascii="Arial" w:hAnsi="Arial" w:cs="Arial"/>
          <w:sz w:val="24"/>
          <w:szCs w:val="24"/>
        </w:rPr>
        <w:t>e</w:t>
      </w:r>
      <w:r w:rsidRPr="008831AD">
        <w:rPr>
          <w:rFonts w:ascii="Arial" w:hAnsi="Arial" w:cs="Arial"/>
          <w:sz w:val="24"/>
          <w:szCs w:val="24"/>
        </w:rPr>
        <w:t xml:space="preserve"> </w:t>
      </w:r>
      <w:r w:rsidR="00343052">
        <w:rPr>
          <w:rFonts w:ascii="Arial" w:hAnsi="Arial" w:cs="Arial"/>
          <w:sz w:val="24"/>
          <w:szCs w:val="24"/>
        </w:rPr>
        <w:t>serão contempladas pelo sistema a ser desenvolvido: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NE01: Acelerar o cadastro e as consultas dos pacientes em um sistema web dinâmico;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NE02: Definir o encaminhamento dos pacientes para cada sócio de forma alternada, respeitando a ordem de chegada;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NE03: Definir o tipo de atendimento como orçamento, orçamento contratado, paciente fichado ou ficha liquidada;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NE04: Marcar um sócio dentista para o atendimento do paciente na abertura de sua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NE05: Alterar o dentista que atende o paciente caso não possa fazê-lo;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NE06: Permitir armazenamento e consulta do histórico de atendimento de cada paciente;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NE07: Emitir relatório por período de cadastro de novos pacientes e de quantos liquidaram 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NE08: Cadastrar os sócios e secretárias com diferentes níveis de acesso;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NE09: Cadastrar todos os pagamentos efetuados pelos pacientes;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</w:t>
      </w:r>
      <w:r w:rsidR="00C87E67">
        <w:rPr>
          <w:rFonts w:ascii="Arial" w:hAnsi="Arial" w:cs="Arial"/>
          <w:sz w:val="24"/>
          <w:szCs w:val="24"/>
        </w:rPr>
        <w:t>0</w:t>
      </w:r>
      <w:r w:rsidRPr="008831AD">
        <w:rPr>
          <w:rFonts w:ascii="Arial" w:hAnsi="Arial" w:cs="Arial"/>
          <w:sz w:val="24"/>
          <w:szCs w:val="24"/>
        </w:rPr>
        <w:t>: Relacionar os pagamentos feitos em cartão e dinheiro;</w:t>
      </w:r>
    </w:p>
    <w:p w:rsidR="008831AD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NE11</w:t>
      </w:r>
      <w:r w:rsidR="008831AD" w:rsidRPr="008831AD">
        <w:rPr>
          <w:rFonts w:ascii="Arial" w:hAnsi="Arial" w:cs="Arial"/>
          <w:sz w:val="24"/>
          <w:szCs w:val="24"/>
        </w:rPr>
        <w:t xml:space="preserve">: Relacionar por período </w:t>
      </w:r>
      <w:r w:rsidR="001178CD" w:rsidRPr="008831AD">
        <w:rPr>
          <w:rFonts w:ascii="Arial" w:hAnsi="Arial" w:cs="Arial"/>
          <w:sz w:val="24"/>
          <w:szCs w:val="24"/>
        </w:rPr>
        <w:t>as receitas brutas e líquidas</w:t>
      </w:r>
      <w:r w:rsidR="008831AD" w:rsidRPr="008831AD">
        <w:rPr>
          <w:rFonts w:ascii="Arial" w:hAnsi="Arial" w:cs="Arial"/>
          <w:sz w:val="24"/>
          <w:szCs w:val="24"/>
        </w:rPr>
        <w:t>;</w:t>
      </w:r>
    </w:p>
    <w:p w:rsid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bookmarkStart w:id="159" w:name="OLE_LINK7"/>
      <w:bookmarkStart w:id="160" w:name="OLE_LINK8"/>
      <w:r w:rsidRPr="008831AD">
        <w:rPr>
          <w:rFonts w:ascii="Arial" w:hAnsi="Arial" w:cs="Arial"/>
          <w:sz w:val="24"/>
          <w:szCs w:val="24"/>
        </w:rPr>
        <w:t xml:space="preserve">- </w:t>
      </w:r>
      <w:bookmarkEnd w:id="159"/>
      <w:bookmarkEnd w:id="160"/>
      <w:r w:rsidR="00C87E67">
        <w:rPr>
          <w:rFonts w:ascii="Arial" w:hAnsi="Arial" w:cs="Arial"/>
          <w:sz w:val="24"/>
          <w:szCs w:val="24"/>
        </w:rPr>
        <w:t>NE12</w:t>
      </w:r>
      <w:r w:rsidRPr="008831AD">
        <w:rPr>
          <w:rFonts w:ascii="Arial" w:hAnsi="Arial" w:cs="Arial"/>
          <w:sz w:val="24"/>
          <w:szCs w:val="24"/>
        </w:rPr>
        <w:t>: Relacionar por período todas as despesas feitas;</w:t>
      </w:r>
    </w:p>
    <w:p w:rsidR="008831AD" w:rsidRPr="008831AD" w:rsidRDefault="002C5013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</w:t>
      </w:r>
      <w:r w:rsidR="008831AD" w:rsidRPr="008831AD">
        <w:rPr>
          <w:rFonts w:ascii="Arial" w:hAnsi="Arial" w:cs="Arial"/>
          <w:sz w:val="24"/>
          <w:szCs w:val="24"/>
        </w:rPr>
        <w:t>NE1</w:t>
      </w:r>
      <w:r w:rsidR="00C87E67">
        <w:rPr>
          <w:rFonts w:ascii="Arial" w:hAnsi="Arial" w:cs="Arial"/>
          <w:sz w:val="24"/>
          <w:szCs w:val="24"/>
        </w:rPr>
        <w:t>3</w:t>
      </w:r>
      <w:r w:rsidR="008831AD" w:rsidRPr="008831AD">
        <w:rPr>
          <w:rFonts w:ascii="Arial" w:hAnsi="Arial" w:cs="Arial"/>
          <w:sz w:val="24"/>
          <w:szCs w:val="24"/>
        </w:rPr>
        <w:t>: Calcular automaticamente os pagamentos referentes a cada sócio e funcionário que atendeu os pacientes;</w:t>
      </w:r>
    </w:p>
    <w:p w:rsidR="00A42D8E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NE14</w:t>
      </w:r>
      <w:r w:rsidR="008831AD" w:rsidRPr="008831AD">
        <w:rPr>
          <w:rFonts w:ascii="Arial" w:hAnsi="Arial" w:cs="Arial"/>
          <w:sz w:val="24"/>
          <w:szCs w:val="24"/>
        </w:rPr>
        <w:t>: Cadastrar todas as despesas da clínica como, por exemplo, contas de luz e água, impostos e materiais.</w:t>
      </w:r>
    </w:p>
    <w:p w:rsidR="00C87E67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</w:p>
    <w:p w:rsidR="00B933F0" w:rsidRDefault="00B933F0" w:rsidP="00B933F0">
      <w:pPr>
        <w:pStyle w:val="Heading2"/>
        <w:spacing w:before="300" w:after="300"/>
        <w:jc w:val="both"/>
      </w:pPr>
      <w:bookmarkStart w:id="161" w:name="_Toc399027391"/>
      <w:r>
        <w:t>Regras de Negócio</w:t>
      </w:r>
      <w:bookmarkEnd w:id="161"/>
    </w:p>
    <w:tbl>
      <w:tblPr>
        <w:tblW w:w="87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1940"/>
        <w:gridCol w:w="6820"/>
      </w:tblGrid>
      <w:tr w:rsidR="00C87E67" w:rsidRPr="00F90019" w:rsidTr="000E5159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Nº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Regra de Negócio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Os pagamentos são feitos em dinheiro ou cartões de crédito. 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feitos em cartões de créditos podem ser parcelados em até 6x sem juros.</w:t>
            </w:r>
          </w:p>
        </w:tc>
      </w:tr>
      <w:tr w:rsidR="00C87E67" w:rsidRPr="00F90019" w:rsidTr="000E5159">
        <w:trPr>
          <w:trHeight w:val="354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RN03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em dinheiro à vista do total do orçamento tem 10% de desconto.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RN04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 da Ortodontia é dividido da seguinte forma: 50% vai para a clínica. E os outros 50% vai pro Ortodontista.</w:t>
            </w:r>
          </w:p>
        </w:tc>
      </w:tr>
      <w:tr w:rsidR="00C87E67" w:rsidRPr="00F90019" w:rsidTr="000E5159">
        <w:trPr>
          <w:trHeight w:val="31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RN05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Pagamento do Ortodontista em cartão de crédito é reduzido em 15%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58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RN06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Tratamento só inicia após a consulta de orçamento.</w:t>
            </w:r>
          </w:p>
        </w:tc>
      </w:tr>
      <w:tr w:rsidR="00C87E67" w:rsidRPr="00F90019" w:rsidTr="000E5159">
        <w:trPr>
          <w:trHeight w:val="27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RN07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Os dentistas só atendem um paciente por vez.</w:t>
            </w:r>
          </w:p>
        </w:tc>
      </w:tr>
      <w:tr w:rsidR="00C87E67" w:rsidRPr="00F90019" w:rsidTr="000E5159">
        <w:trPr>
          <w:trHeight w:val="26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RN08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Um agendamento não poderá ser feito para um dentista em férias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7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RN09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Pagamento de uma ficha só pode ser alterado pelo sócio responsável por ela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C87E67" w:rsidRPr="00F90019" w:rsidTr="000E5159">
        <w:trPr>
          <w:trHeight w:val="275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RN10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O fechamento da</w:t>
            </w:r>
            <w:r>
              <w:rPr>
                <w:rFonts w:ascii="Arial" w:hAnsi="Arial" w:cs="Arial"/>
                <w:color w:val="000000" w:themeColor="text1"/>
              </w:rPr>
              <w:t>s</w:t>
            </w:r>
            <w:r w:rsidRPr="00F90019">
              <w:rPr>
                <w:rFonts w:ascii="Arial" w:hAnsi="Arial" w:cs="Arial"/>
                <w:color w:val="000000" w:themeColor="text1"/>
              </w:rPr>
              <w:t xml:space="preserve"> fichas só é permitido ao sócio responsável pelo paciente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4A1957" w:rsidRDefault="00D11FCA" w:rsidP="00D11FCA">
      <w:pPr>
        <w:pStyle w:val="Caption"/>
        <w:jc w:val="center"/>
      </w:pPr>
      <w:bookmarkStart w:id="162" w:name="_Toc399027448"/>
      <w:r>
        <w:t xml:space="preserve">Tabela </w:t>
      </w:r>
      <w:r w:rsidR="005D36C5">
        <w:fldChar w:fldCharType="begin"/>
      </w:r>
      <w:r w:rsidR="00992842">
        <w:instrText xml:space="preserve"> SEQ Tabela \* ARABIC </w:instrText>
      </w:r>
      <w:r w:rsidR="005D36C5">
        <w:fldChar w:fldCharType="separate"/>
      </w:r>
      <w:r w:rsidR="0047022E">
        <w:rPr>
          <w:noProof/>
        </w:rPr>
        <w:t>1</w:t>
      </w:r>
      <w:r w:rsidR="005D36C5">
        <w:rPr>
          <w:noProof/>
        </w:rPr>
        <w:fldChar w:fldCharType="end"/>
      </w:r>
      <w:r>
        <w:t xml:space="preserve"> –Regras de Negócios</w:t>
      </w:r>
      <w:bookmarkEnd w:id="162"/>
      <w:r>
        <w:t xml:space="preserve"> </w:t>
      </w:r>
    </w:p>
    <w:p w:rsidR="0023658F" w:rsidRDefault="0023658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82398" w:rsidRDefault="00382398" w:rsidP="00382398">
      <w:pPr>
        <w:pStyle w:val="Heading1"/>
      </w:pPr>
      <w:bookmarkStart w:id="163" w:name="_Toc399027392"/>
      <w:r>
        <w:lastRenderedPageBreak/>
        <w:t>Requisitos</w:t>
      </w:r>
      <w:bookmarkEnd w:id="163"/>
    </w:p>
    <w:p w:rsidR="00382398" w:rsidRPr="00382398" w:rsidRDefault="00382398" w:rsidP="00382398"/>
    <w:p w:rsidR="00382398" w:rsidRDefault="00382398" w:rsidP="00382398">
      <w:pPr>
        <w:pStyle w:val="Heading2"/>
      </w:pPr>
      <w:bookmarkStart w:id="164" w:name="_Toc399027393"/>
      <w:r>
        <w:t>Requisitos Funcionais</w:t>
      </w:r>
      <w:bookmarkEnd w:id="164"/>
    </w:p>
    <w:p w:rsidR="00382398" w:rsidRDefault="00382398" w:rsidP="00382398"/>
    <w:p w:rsidR="00382398" w:rsidRDefault="00382398" w:rsidP="00382398">
      <w:pPr>
        <w:pStyle w:val="Heading3"/>
      </w:pPr>
      <w:bookmarkStart w:id="165" w:name="_Toc399027394"/>
      <w:r>
        <w:t>Relação dos Requisitos Funcionais</w:t>
      </w:r>
      <w:bookmarkEnd w:id="165"/>
    </w:p>
    <w:p w:rsidR="00382398" w:rsidRDefault="00382398" w:rsidP="00382398"/>
    <w:tbl>
      <w:tblPr>
        <w:tblW w:w="6560" w:type="dxa"/>
        <w:jc w:val="center"/>
        <w:tblCellMar>
          <w:left w:w="70" w:type="dxa"/>
          <w:right w:w="70" w:type="dxa"/>
        </w:tblCellMar>
        <w:tblLook w:val="04A0"/>
      </w:tblPr>
      <w:tblGrid>
        <w:gridCol w:w="141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#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>RF01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Funcionário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Procedimento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Unidade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Abrir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Paciente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Agendar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Realizar Orçamento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Cancelar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Alterar Dentista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Registrar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Modificar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Cadastrar Despesas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Fechar Caixa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Gerar Relatório Receita Bruta e Líquida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Cartão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Dinheiro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Pacientes Novos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Ficha </w:t>
            </w:r>
            <w:r w:rsidRPr="00D56D43">
              <w:rPr>
                <w:rFonts w:ascii="Times New Roman" w:hAnsi="Times New Roman"/>
                <w:sz w:val="24"/>
                <w:szCs w:val="24"/>
              </w:rPr>
              <w:t>Liquida</w:t>
            </w:r>
            <w:r>
              <w:rPr>
                <w:rFonts w:ascii="Times New Roman" w:hAnsi="Times New Roman"/>
                <w:sz w:val="24"/>
                <w:szCs w:val="24"/>
              </w:rPr>
              <w:t>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RF20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Quantidade de Atendimento</w:t>
            </w:r>
          </w:p>
        </w:tc>
      </w:tr>
    </w:tbl>
    <w:p w:rsidR="0047022E" w:rsidRDefault="0047022E" w:rsidP="00382398"/>
    <w:p w:rsidR="0047022E" w:rsidRDefault="0047022E" w:rsidP="0047022E">
      <w:pPr>
        <w:pStyle w:val="Caption"/>
        <w:jc w:val="center"/>
      </w:pPr>
      <w:bookmarkStart w:id="166" w:name="_Toc399027449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– Relação dos Requisitos Funcionais</w:t>
      </w:r>
      <w:bookmarkEnd w:id="166"/>
    </w:p>
    <w:p w:rsidR="0047022E" w:rsidRDefault="0047022E" w:rsidP="00382398"/>
    <w:p w:rsidR="0047022E" w:rsidRDefault="0047022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7" w:name="_Toc399027395"/>
      <w:r>
        <w:lastRenderedPageBreak/>
        <w:t>Mapeamento Necessidades x Requisitos</w:t>
      </w:r>
      <w:bookmarkEnd w:id="167"/>
    </w:p>
    <w:p w:rsidR="00382398" w:rsidRDefault="00382398" w:rsidP="00382398"/>
    <w:tbl>
      <w:tblPr>
        <w:tblW w:w="7146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608"/>
        <w:gridCol w:w="5538"/>
      </w:tblGrid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Necessidades</w:t>
            </w:r>
          </w:p>
        </w:tc>
        <w:tc>
          <w:tcPr>
            <w:tcW w:w="5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60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UCS07 – Agendar Consulta</w:t>
            </w:r>
          </w:p>
        </w:tc>
      </w:tr>
      <w:tr w:rsidR="00200582" w:rsidRPr="002410B8" w:rsidTr="00200582">
        <w:trPr>
          <w:trHeight w:val="58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4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</w:t>
            </w:r>
          </w:p>
        </w:tc>
      </w:tr>
      <w:tr w:rsidR="00200582" w:rsidRPr="002410B8" w:rsidTr="00200582">
        <w:trPr>
          <w:trHeight w:val="556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NE05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UCS10 – Alterar Dentista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NE06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NE07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UCS18 – Gerar Relatório Pacientes Novos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UCS19 – Gerar Relatório Ficha Liquidada</w:t>
            </w:r>
          </w:p>
        </w:tc>
      </w:tr>
      <w:tr w:rsidR="00200582" w:rsidRPr="002410B8" w:rsidTr="00200582">
        <w:trPr>
          <w:trHeight w:val="60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NE08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UCS01 – Manter Funcionário</w:t>
            </w:r>
          </w:p>
        </w:tc>
      </w:tr>
      <w:tr w:rsidR="00200582" w:rsidRPr="002410B8" w:rsidTr="00200582">
        <w:trPr>
          <w:trHeight w:val="56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NE09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54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NE10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6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7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UCS14 – Fechar Caixa</w:t>
            </w:r>
          </w:p>
        </w:tc>
      </w:tr>
      <w:tr w:rsidR="00200582" w:rsidRPr="002410B8" w:rsidTr="00200582">
        <w:trPr>
          <w:trHeight w:val="55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UCS13 – Cadastrar Despesas</w:t>
            </w:r>
          </w:p>
        </w:tc>
      </w:tr>
    </w:tbl>
    <w:p w:rsidR="0047022E" w:rsidRDefault="006F1F7F" w:rsidP="0047022E">
      <w:pPr>
        <w:pStyle w:val="Caption"/>
      </w:pPr>
      <w:r>
        <w:t xml:space="preserve"> </w:t>
      </w:r>
    </w:p>
    <w:p w:rsidR="0047022E" w:rsidRDefault="0047022E" w:rsidP="0047022E">
      <w:pPr>
        <w:pStyle w:val="Caption"/>
        <w:jc w:val="center"/>
      </w:pPr>
      <w:bookmarkStart w:id="168" w:name="_Toc399027450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– Mapeamento de Necessidades x Requisitos</w:t>
      </w:r>
      <w:bookmarkEnd w:id="168"/>
    </w:p>
    <w:p w:rsidR="00A42D8E" w:rsidRDefault="00A42D8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9" w:name="_Toc399027396"/>
      <w:r>
        <w:lastRenderedPageBreak/>
        <w:t>Diagrama de Casos de Uso de Sistema</w:t>
      </w:r>
      <w:bookmarkEnd w:id="169"/>
    </w:p>
    <w:p w:rsidR="00A42D8E" w:rsidRDefault="00A42D8E" w:rsidP="00A42D8E"/>
    <w:p w:rsidR="00A42D8E" w:rsidRDefault="006C5C70" w:rsidP="00A42D8E">
      <w:r>
        <w:rPr>
          <w:noProof/>
          <w:lang w:eastAsia="pt-BR"/>
        </w:rPr>
        <w:drawing>
          <wp:inline distT="0" distB="0" distL="0" distR="0">
            <wp:extent cx="5724525" cy="59912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8E" w:rsidRPr="00A42D8E" w:rsidRDefault="00A42D8E" w:rsidP="00A42D8E">
      <w:pPr>
        <w:pStyle w:val="Caption"/>
        <w:jc w:val="center"/>
      </w:pPr>
      <w:bookmarkStart w:id="170" w:name="_Toc399027436"/>
      <w:r>
        <w:t xml:space="preserve">Figura </w:t>
      </w:r>
      <w:fldSimple w:instr=" SEQ Figura \* ARABIC ">
        <w:r w:rsidR="00B67738">
          <w:rPr>
            <w:noProof/>
          </w:rPr>
          <w:t>11</w:t>
        </w:r>
      </w:fldSimple>
      <w:r>
        <w:t xml:space="preserve"> – Diagrama de Casos de Uso de Sistema</w:t>
      </w:r>
      <w:bookmarkEnd w:id="170"/>
    </w:p>
    <w:p w:rsidR="00382398" w:rsidRDefault="00382398" w:rsidP="00382398"/>
    <w:p w:rsidR="00405B76" w:rsidRDefault="00405B76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A42D8E" w:rsidRDefault="00382398" w:rsidP="00405B76">
      <w:pPr>
        <w:pStyle w:val="Heading3"/>
      </w:pPr>
      <w:bookmarkStart w:id="171" w:name="_Toc399027397"/>
      <w:r>
        <w:lastRenderedPageBreak/>
        <w:t>Responsabilidade dos Atores</w:t>
      </w:r>
      <w:bookmarkEnd w:id="171"/>
    </w:p>
    <w:p w:rsidR="00405B76" w:rsidRDefault="00405B76" w:rsidP="00405B76"/>
    <w:tbl>
      <w:tblPr>
        <w:tblW w:w="656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49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Responsabilidades</w:t>
            </w:r>
          </w:p>
        </w:tc>
      </w:tr>
      <w:tr w:rsidR="0047022E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7B6C22" w:rsidP="007B6C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Administrador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200582" w:rsidP="0020058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administrador do sistema terá acesso total a todas as funcionalidades do sistema.</w:t>
            </w:r>
          </w:p>
        </w:tc>
      </w:tr>
      <w:tr w:rsidR="007B6C22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200582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pelo atendimento inicial ao cliente e cadastrá-lo no sistema, assim como marcar consulta e registrar pagamento. Também é responsável pelo cadastro das despesas realizadas na empresa.</w:t>
            </w:r>
          </w:p>
        </w:tc>
      </w:tr>
      <w:tr w:rsidR="0047022E" w:rsidRPr="0021345C" w:rsidTr="0047022E">
        <w:trPr>
          <w:trHeight w:val="83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commentRangeStart w:id="172"/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commentRangeEnd w:id="172"/>
            <w:r w:rsidR="000E5159">
              <w:rPr>
                <w:rStyle w:val="CommentReference"/>
              </w:rPr>
              <w:commentReference w:id="172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 No sistema, </w:t>
            </w:r>
            <w:r w:rsidR="00605CE1" w:rsidRPr="00605CE1">
              <w:rPr>
                <w:rFonts w:ascii="Arial" w:hAnsi="Arial" w:cs="Arial"/>
              </w:rPr>
              <w:t xml:space="preserve">desempenha o </w:t>
            </w:r>
            <w:r>
              <w:rPr>
                <w:rFonts w:ascii="Arial" w:hAnsi="Arial" w:cs="Arial"/>
              </w:rPr>
              <w:t xml:space="preserve">mesmo </w:t>
            </w:r>
            <w:r w:rsidR="00605CE1" w:rsidRPr="00605CE1">
              <w:rPr>
                <w:rFonts w:ascii="Arial" w:hAnsi="Arial" w:cs="Arial"/>
              </w:rPr>
              <w:t>papel d</w:t>
            </w:r>
            <w:r w:rsidR="00605CE1">
              <w:rPr>
                <w:rFonts w:ascii="Arial" w:hAnsi="Arial" w:cs="Arial"/>
              </w:rPr>
              <w:t>a</w:t>
            </w:r>
            <w:r w:rsidR="00605CE1" w:rsidRPr="00605CE1">
              <w:rPr>
                <w:rFonts w:ascii="Arial" w:hAnsi="Arial" w:cs="Arial"/>
              </w:rPr>
              <w:t xml:space="preserve"> </w:t>
            </w:r>
            <w:r w:rsidR="00605CE1">
              <w:rPr>
                <w:rFonts w:ascii="Arial" w:hAnsi="Arial" w:cs="Arial"/>
              </w:rPr>
              <w:t xml:space="preserve">secretária </w:t>
            </w:r>
            <w:r w:rsidR="00605CE1" w:rsidRPr="00605CE1">
              <w:rPr>
                <w:rFonts w:ascii="Arial" w:hAnsi="Arial" w:cs="Arial"/>
              </w:rPr>
              <w:t>e é responsável</w:t>
            </w:r>
            <w:r w:rsidR="00605CE1">
              <w:rPr>
                <w:rFonts w:ascii="Arial" w:hAnsi="Arial" w:cs="Arial"/>
              </w:rPr>
              <w:t xml:space="preserve"> </w:t>
            </w:r>
            <w:r w:rsidR="00605CE1" w:rsidRPr="00605CE1">
              <w:rPr>
                <w:rFonts w:ascii="Arial" w:hAnsi="Arial" w:cs="Arial"/>
              </w:rPr>
              <w:t>pelos atendimentos extras no sistema.</w:t>
            </w:r>
          </w:p>
        </w:tc>
      </w:tr>
      <w:tr w:rsidR="0047022E" w:rsidRPr="0021345C" w:rsidTr="0047022E">
        <w:trPr>
          <w:trHeight w:val="83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por gerenciar todas as atividades exercidas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na empresa, acesso a todos os relatórios gerados e modificação de pagamento caso ocorra algum erro de lançamento por parte da secretária.</w:t>
            </w:r>
          </w:p>
        </w:tc>
      </w:tr>
    </w:tbl>
    <w:p w:rsidR="0047022E" w:rsidRDefault="0047022E" w:rsidP="00405B76"/>
    <w:p w:rsidR="0047022E" w:rsidRDefault="0047022E" w:rsidP="0047022E">
      <w:pPr>
        <w:pStyle w:val="Caption"/>
        <w:jc w:val="center"/>
      </w:pPr>
      <w:bookmarkStart w:id="173" w:name="_Toc399027451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– Responsabilidade dos Atores</w:t>
      </w:r>
      <w:bookmarkEnd w:id="173"/>
    </w:p>
    <w:p w:rsidR="0047022E" w:rsidRPr="00405B76" w:rsidRDefault="0047022E" w:rsidP="00405B76"/>
    <w:p w:rsidR="00A44579" w:rsidRDefault="00A44579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74" w:name="_Toc399027398"/>
      <w:r>
        <w:lastRenderedPageBreak/>
        <w:t>Descrição dos Casos de Uso de Sistemas</w:t>
      </w:r>
      <w:bookmarkEnd w:id="174"/>
    </w:p>
    <w:p w:rsidR="00382398" w:rsidRDefault="00382398" w:rsidP="00382398"/>
    <w:p w:rsidR="009014DE" w:rsidRDefault="00382398" w:rsidP="009014DE">
      <w:pPr>
        <w:pStyle w:val="Heading4"/>
      </w:pPr>
      <w:bookmarkStart w:id="175" w:name="_Toc399027399"/>
      <w:r>
        <w:t>UCS</w:t>
      </w:r>
      <w:r w:rsidR="009014DE">
        <w:t>0</w:t>
      </w:r>
      <w:r>
        <w:t>1 –</w:t>
      </w:r>
      <w:r w:rsidR="009014DE">
        <w:t xml:space="preserve"> Manter Funcionário</w:t>
      </w:r>
      <w:bookmarkEnd w:id="175"/>
      <w:r>
        <w:t xml:space="preserve"> </w:t>
      </w:r>
    </w:p>
    <w:p w:rsid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14375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Pr="00A44579" w:rsidRDefault="00A44579" w:rsidP="00A44579">
      <w:pPr>
        <w:pStyle w:val="Caption"/>
        <w:jc w:val="center"/>
      </w:pPr>
      <w:bookmarkStart w:id="176" w:name="_Toc399027437"/>
      <w:r>
        <w:t xml:space="preserve">Figura </w:t>
      </w:r>
      <w:fldSimple w:instr=" SEQ Figura \* ARABIC ">
        <w:r w:rsidR="00B67738">
          <w:rPr>
            <w:noProof/>
          </w:rPr>
          <w:t>12</w:t>
        </w:r>
      </w:fldSimple>
      <w:r>
        <w:t xml:space="preserve"> - Diagrama de Atividades de Sistema - Manter Funcionário</w:t>
      </w:r>
      <w:bookmarkEnd w:id="176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21"/>
        <w:gridCol w:w="143"/>
        <w:gridCol w:w="7151"/>
      </w:tblGrid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Funcionário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41232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funcionário.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686F6C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200582"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97051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“Funcionário”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funcionários cadastrados.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commentRangeStart w:id="177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commentRangeEnd w:id="177"/>
            <w:r>
              <w:rPr>
                <w:rStyle w:val="CommentReference"/>
              </w:rPr>
              <w:commentReference w:id="177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621FD0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or informa os dados de entrada. </w:t>
            </w:r>
            <w:r>
              <w:rPr>
                <w:rStyle w:val="CommentReference"/>
              </w:rPr>
              <w:commentReference w:id="178"/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Cadastrado com sucesso.”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8C1657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2 do fluxo principal.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os do funcionário selecionado. 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alterado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registro a ser excluída.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funcionário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deletado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631176" w:rsidRDefault="00200582" w:rsidP="0020058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5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196F24" w:rsidRDefault="00196F24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79" w:name="_Toc399027400"/>
      <w:r>
        <w:t>UCS02 – Manter Procedimento</w:t>
      </w:r>
      <w:bookmarkEnd w:id="179"/>
    </w:p>
    <w:p w:rsidR="00A44579" w:rsidRP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5238750"/>
            <wp:effectExtent l="19050" t="0" r="9525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0" w:name="_Toc399027438"/>
      <w:r>
        <w:t xml:space="preserve">Figura </w:t>
      </w:r>
      <w:fldSimple w:instr=" SEQ Figura \* ARABIC ">
        <w:r w:rsidR="00B67738">
          <w:rPr>
            <w:noProof/>
          </w:rPr>
          <w:t>13</w:t>
        </w:r>
      </w:fldSimple>
      <w:r>
        <w:t xml:space="preserve"> - Diagrama de Atividade de Sistemas - Manter Procedimento</w:t>
      </w:r>
      <w:bookmarkEnd w:id="180"/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417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2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dos procedimentos.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do procedimento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 registrados na ficha.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procedimentos cadastrados.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(comment)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 w:rsidR="003812AE">
              <w:rPr>
                <w:rFonts w:ascii="Arial" w:eastAsia="Times New Roman" w:hAnsi="Arial" w:cs="Arial"/>
                <w:color w:val="000000"/>
                <w:lang w:eastAsia="pt-BR"/>
              </w:rPr>
              <w:t>m: “Procedimento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adastrado com sucesso.”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Fim do caso de </w:t>
            </w:r>
            <w:commentRangeStart w:id="181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uso</w:t>
            </w:r>
            <w:commentRangeEnd w:id="181"/>
            <w:r>
              <w:rPr>
                <w:rStyle w:val="CommentReference"/>
              </w:rPr>
              <w:commentReference w:id="181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com os dados 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procedimento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selecionado.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</w:tbl>
    <w:p w:rsidR="00196F24" w:rsidRDefault="00196F24">
      <w:r>
        <w:br w:type="page"/>
      </w:r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274"/>
        <w:gridCol w:w="143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procedimento a ser deletado.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procedimento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6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23658F" w:rsidRDefault="0023658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A44579" w:rsidRDefault="00A4457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2" w:name="_Toc399027401"/>
      <w:r>
        <w:lastRenderedPageBreak/>
        <w:t>UCS03 – Manter Unidade</w:t>
      </w:r>
      <w:bookmarkEnd w:id="182"/>
    </w:p>
    <w:p w:rsidR="009014DE" w:rsidRDefault="009014DE" w:rsidP="009014DE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9819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3" w:name="_Toc399027439"/>
      <w:r>
        <w:t xml:space="preserve">Figura </w:t>
      </w:r>
      <w:fldSimple w:instr=" SEQ Figura \* ARABIC ">
        <w:r w:rsidR="00B67738">
          <w:rPr>
            <w:noProof/>
          </w:rPr>
          <w:t>14</w:t>
        </w:r>
      </w:fldSimple>
      <w:r>
        <w:t xml:space="preserve"> - Diagrama de Atividades de Sistema - Manter Unidade</w:t>
      </w:r>
      <w:bookmarkEnd w:id="183"/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3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unidade.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“Unidade” no menu principal do sistema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ator Seleciona a opção “Nova Unidade”. [FA1] [FA2] [FA3]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ator altera os dados da unidade.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pede confirmação ao ator para atualização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</w:tbl>
    <w:p w:rsidR="00B67738" w:rsidRDefault="00B67738">
      <w:r>
        <w:br w:type="page"/>
      </w:r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FA3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Excluir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escolhe a unidade a ser excluída.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esta unidade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a unidade do banco de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</w:t>
            </w:r>
            <w:r>
              <w:rPr>
                <w:rFonts w:ascii="Arial" w:hAnsi="Arial" w:cs="Arial"/>
              </w:rPr>
              <w:t>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686F6C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B67738" w:rsidRDefault="00B67738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4" w:name="_Toc399027402"/>
      <w:r>
        <w:lastRenderedPageBreak/>
        <w:t>UCS04 – Abrir Ficha</w:t>
      </w:r>
      <w:bookmarkEnd w:id="184"/>
    </w:p>
    <w:p w:rsidR="00B67738" w:rsidRDefault="00B67738" w:rsidP="009014DE"/>
    <w:p w:rsidR="00A44579" w:rsidRDefault="00A44579" w:rsidP="00B6773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78105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Default="00B67738" w:rsidP="00B67738">
      <w:pPr>
        <w:pStyle w:val="Caption"/>
        <w:jc w:val="center"/>
      </w:pPr>
      <w:bookmarkStart w:id="185" w:name="_Toc399027440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Diagrama de Atividades de Sistema - Abrir Ficha</w:t>
      </w:r>
      <w:bookmarkEnd w:id="185"/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56"/>
        <w:gridCol w:w="1274"/>
        <w:gridCol w:w="143"/>
        <w:gridCol w:w="7027"/>
      </w:tblGrid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D42DEA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4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Abrir Ficha</w:t>
            </w:r>
          </w:p>
        </w:tc>
      </w:tr>
      <w:tr w:rsidR="00196F24" w:rsidRPr="0041232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ficha do paciente.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RPr="0097051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5A38EF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RPr="00A70487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listagem das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fichas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cadastradas.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”. [FA1] [FA2]</w:t>
            </w:r>
          </w:p>
        </w:tc>
      </w:tr>
      <w:tr w:rsidR="00196F24" w:rsidRPr="00621FD0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</w:t>
            </w:r>
            <w:commentRangeStart w:id="186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comment</w:t>
            </w:r>
            <w:commentRangeEnd w:id="186"/>
            <w:r>
              <w:rPr>
                <w:rStyle w:val="CommentReference"/>
              </w:rPr>
              <w:commentReference w:id="186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</w:t>
            </w:r>
            <w:commentRangeStart w:id="187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FA4</w:t>
            </w:r>
            <w:commentRangeEnd w:id="187"/>
            <w:r>
              <w:rPr>
                <w:rStyle w:val="CommentReference"/>
              </w:rPr>
              <w:commentReference w:id="187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cadastrada com sucesso.”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Ficha.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a ficha do paciente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dados 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ficha selecionada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do paciente desejado.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ficha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O ator altera os dados da </w:t>
            </w:r>
            <w:commentRangeStart w:id="188"/>
            <w:r>
              <w:rPr>
                <w:rFonts w:ascii="Arial" w:hAnsi="Arial" w:cs="Arial"/>
              </w:rPr>
              <w:t>ficha</w:t>
            </w:r>
            <w:commentRangeEnd w:id="188"/>
            <w:r>
              <w:rPr>
                <w:rStyle w:val="CommentReference"/>
              </w:rPr>
              <w:commentReference w:id="188"/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Atualizada com sucesso.”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9014DE" w:rsidP="009014DE">
      <w:pPr>
        <w:pStyle w:val="Heading4"/>
      </w:pPr>
      <w:bookmarkStart w:id="189" w:name="_Toc399027403"/>
      <w:r>
        <w:lastRenderedPageBreak/>
        <w:t>UCS05 – Registrar Paciente</w:t>
      </w:r>
      <w:bookmarkEnd w:id="189"/>
    </w:p>
    <w:p w:rsidR="003812AE" w:rsidRPr="003812AE" w:rsidRDefault="003812AE" w:rsidP="003812AE"/>
    <w:p w:rsidR="003812AE" w:rsidRDefault="003812AE" w:rsidP="003812AE">
      <w:pPr>
        <w:jc w:val="center"/>
      </w:pPr>
      <w:r w:rsidRPr="003812AE">
        <w:rPr>
          <w:noProof/>
          <w:lang w:eastAsia="pt-BR"/>
        </w:rPr>
        <w:drawing>
          <wp:inline distT="0" distB="0" distL="0" distR="0">
            <wp:extent cx="5400040" cy="6334125"/>
            <wp:effectExtent l="19050" t="0" r="0" b="0"/>
            <wp:docPr id="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cien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AE" w:rsidRDefault="003812AE" w:rsidP="003812AE">
      <w:pPr>
        <w:pStyle w:val="Caption"/>
        <w:jc w:val="center"/>
      </w:pPr>
      <w:bookmarkStart w:id="190" w:name="_Toc399027441"/>
      <w:r>
        <w:t xml:space="preserve">Figura </w:t>
      </w:r>
      <w:fldSimple w:instr=" SEQ Figura \* ARABIC ">
        <w:r w:rsidR="00B67738">
          <w:rPr>
            <w:noProof/>
          </w:rPr>
          <w:t>16</w:t>
        </w:r>
      </w:fldSimple>
      <w:r>
        <w:t xml:space="preserve"> - Diagrama de </w:t>
      </w:r>
      <w:r>
        <w:rPr>
          <w:noProof/>
        </w:rPr>
        <w:t>Atividade de Sistema - Registrar Paciente</w:t>
      </w:r>
      <w:bookmarkEnd w:id="190"/>
    </w:p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323"/>
        <w:gridCol w:w="7161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5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Paciente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o registro dos dados do paciente na ficha. 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Possuir uma ficha aberta.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41232C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os dados do paciente na ficha aberta;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“Paciente cadastrado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os dados errados.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“Os dados informados estão incorretos.”;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9014DE" w:rsidRDefault="009014DE" w:rsidP="009014DE">
      <w:pPr>
        <w:rPr>
          <w:rFonts w:ascii="Arial" w:eastAsia="Times New Roman" w:hAnsi="Arial" w:cs="Arial"/>
          <w:b/>
          <w:bCs/>
          <w:color w:val="FFFFFF"/>
          <w:lang w:eastAsia="pt-BR"/>
        </w:rPr>
      </w:pPr>
    </w:p>
    <w:p w:rsidR="00B67738" w:rsidRDefault="00B67738">
      <w:pPr>
        <w:rPr>
          <w:rFonts w:asciiTheme="majorHAnsi" w:eastAsia="Times New Roman" w:hAnsiTheme="majorHAnsi" w:cstheme="majorBidi"/>
          <w:i/>
          <w:iCs/>
          <w:color w:val="2E74B5" w:themeColor="accent1" w:themeShade="BF"/>
          <w:lang w:eastAsia="pt-BR"/>
        </w:rPr>
      </w:pPr>
      <w:r>
        <w:rPr>
          <w:rFonts w:eastAsia="Times New Roman"/>
          <w:lang w:eastAsia="pt-BR"/>
        </w:rPr>
        <w:br w:type="page"/>
      </w:r>
    </w:p>
    <w:p w:rsidR="009014DE" w:rsidRDefault="009014DE" w:rsidP="009014DE">
      <w:pPr>
        <w:pStyle w:val="Heading4"/>
        <w:rPr>
          <w:rFonts w:eastAsia="Times New Roman"/>
          <w:lang w:eastAsia="pt-BR"/>
        </w:rPr>
      </w:pPr>
      <w:bookmarkStart w:id="191" w:name="_Toc399027404"/>
      <w:r w:rsidRPr="009014DE">
        <w:rPr>
          <w:rFonts w:eastAsia="Times New Roman"/>
          <w:lang w:eastAsia="pt-BR"/>
        </w:rPr>
        <w:lastRenderedPageBreak/>
        <w:t>UCS06 – Consultar Ficha</w:t>
      </w:r>
      <w:bookmarkEnd w:id="191"/>
    </w:p>
    <w:p w:rsidR="00B67738" w:rsidRPr="00B67738" w:rsidRDefault="00B67738" w:rsidP="00B67738">
      <w:pPr>
        <w:rPr>
          <w:lang w:eastAsia="pt-BR"/>
        </w:rPr>
      </w:pPr>
    </w:p>
    <w:p w:rsidR="00B67738" w:rsidRDefault="00B67738" w:rsidP="00B6773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24525" cy="7534275"/>
            <wp:effectExtent l="19050" t="0" r="9525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Pr="00B67738" w:rsidRDefault="00B67738" w:rsidP="00B67738">
      <w:pPr>
        <w:pStyle w:val="Caption"/>
        <w:jc w:val="center"/>
        <w:rPr>
          <w:lang w:eastAsia="pt-BR"/>
        </w:rPr>
      </w:pPr>
      <w:bookmarkStart w:id="192" w:name="_Toc399027442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Diagrama de Atividades de Sistema - Consultar Ficha</w:t>
      </w:r>
      <w:bookmarkEnd w:id="192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95"/>
        <w:gridCol w:w="7225"/>
      </w:tblGrid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CDU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Consultar Ficha.</w:t>
            </w:r>
          </w:p>
        </w:tc>
      </w:tr>
      <w:tr w:rsidR="00686F6C" w:rsidRPr="0041232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41232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Consultar uma Ficha no sistema.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686F6C" w:rsidRPr="0097051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97051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5A38EF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830F01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Dados da ficha consultada exibida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0A0202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preenche os filtros para busca da ficha.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a ficha buscada. [FA1]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686F6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Nenhum resultado encontrado para a busca.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mensagem “Nenhuma resultado foi encontrado com os dados do filtro”.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Caso de uso retorna ao passo 3 do fluxo principal.</w:t>
            </w:r>
          </w:p>
        </w:tc>
      </w:tr>
    </w:tbl>
    <w:p w:rsidR="00830F01" w:rsidRDefault="00830F0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3" w:name="_Toc399027405"/>
      <w:r>
        <w:t>UCS07 – Agendar Consulta</w:t>
      </w:r>
      <w:bookmarkEnd w:id="193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7 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Agendar Consulta</w:t>
            </w:r>
          </w:p>
        </w:tc>
      </w:tr>
      <w:tr w:rsidR="00830F01" w:rsidRPr="0041232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41232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Paciente.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97051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97051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5A38EF" w:rsidRDefault="00830F01" w:rsidP="00830F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iente com seus dados registrados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no caso de uso </w:t>
            </w:r>
            <w:commentRangeStart w:id="194"/>
            <w:r>
              <w:rPr>
                <w:rFonts w:ascii="Arial" w:eastAsia="Times New Roman" w:hAnsi="Arial" w:cs="Arial"/>
                <w:color w:val="000000"/>
                <w:lang w:eastAsia="pt-BR"/>
              </w:rPr>
              <w:t>CDU06</w:t>
            </w:r>
            <w:commentRangeEnd w:id="194"/>
            <w:r>
              <w:rPr>
                <w:rStyle w:val="CommentReference"/>
              </w:rPr>
              <w:commentReference w:id="19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desejada.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os dados da ficha.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“Agendar consulta”.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Sistema exibe uma tela de dialogo para 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da nova consulta.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</w:t>
            </w:r>
            <w:commentRangeStart w:id="195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commentRangeEnd w:id="195"/>
            <w:r>
              <w:rPr>
                <w:rStyle w:val="CommentReference"/>
              </w:rPr>
              <w:commentReference w:id="195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fecha a tela de diálogo e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“Consulta cadastrada com sucesso.”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8C165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atualiza a lista de consultas cadastradas para aquela ficha.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Fim do caso de </w:t>
            </w:r>
            <w:commentRangeStart w:id="196"/>
            <w:r>
              <w:rPr>
                <w:rFonts w:ascii="Arial" w:hAnsi="Arial" w:cs="Arial"/>
              </w:rPr>
              <w:t>uso</w:t>
            </w:r>
            <w:commentRangeEnd w:id="196"/>
            <w:r>
              <w:rPr>
                <w:rStyle w:val="CommentReference"/>
              </w:rPr>
              <w:commentReference w:id="196"/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B67738" w:rsidRDefault="00B67738">
      <w:r>
        <w:br w:type="page"/>
      </w:r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D42DEA" w:rsidRDefault="00D42DEA" w:rsidP="00D42DEA">
      <w:pPr>
        <w:pStyle w:val="Heading4"/>
        <w:numPr>
          <w:ilvl w:val="0"/>
          <w:numId w:val="0"/>
        </w:numPr>
        <w:ind w:left="864"/>
      </w:pPr>
    </w:p>
    <w:p w:rsidR="00D42DEA" w:rsidRDefault="00D42DEA" w:rsidP="00D42DEA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97" w:name="_Toc399027406"/>
      <w:r>
        <w:lastRenderedPageBreak/>
        <w:t>UCS08 – Realizar Orçamento</w:t>
      </w:r>
      <w:bookmarkEnd w:id="197"/>
    </w:p>
    <w:p w:rsidR="00830F01" w:rsidRDefault="00830F01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010150" cy="7972996"/>
            <wp:effectExtent l="0" t="0" r="0" b="9525"/>
            <wp:docPr id="2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r Orçament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1" cy="79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198" w:name="_Toc399027443"/>
      <w:r>
        <w:t xml:space="preserve">Figura </w:t>
      </w:r>
      <w:fldSimple w:instr=" SEQ Figura \* ARABIC ">
        <w:r w:rsidR="00B67738">
          <w:rPr>
            <w:noProof/>
          </w:rPr>
          <w:t>18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Realizar Orçamento</w:t>
      </w:r>
      <w:bookmarkEnd w:id="19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8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realização do orçamento do tratamento.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640897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3812AE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640897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Orçamento disponível na ficha do paciente.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na ficha o nome de cada procedimento juntamente com o seu valor;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calcula o valor total do tratamento somando todos os procedimentos;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621FD0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valor total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o tipo: “Orçamento Contratado”;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“Orçamento registrado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outro tipo.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na ficha o tipo: “Orçamento”;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 motivo da não contratação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555A60" w:rsidRDefault="00555A6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55A60" w:rsidRDefault="009014DE" w:rsidP="00640897">
      <w:pPr>
        <w:pStyle w:val="Heading4"/>
      </w:pPr>
      <w:bookmarkStart w:id="199" w:name="_Toc399027407"/>
      <w:r>
        <w:lastRenderedPageBreak/>
        <w:t>UCS09 – Cancelar Consulta</w:t>
      </w:r>
      <w:bookmarkEnd w:id="199"/>
    </w:p>
    <w:p w:rsidR="00640897" w:rsidRDefault="00640897" w:rsidP="00640897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5048250"/>
            <wp:effectExtent l="19050" t="0" r="0" b="0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ar Consult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Pr="00640897" w:rsidRDefault="00640897" w:rsidP="00640897">
      <w:pPr>
        <w:pStyle w:val="Caption"/>
        <w:jc w:val="center"/>
      </w:pPr>
      <w:bookmarkStart w:id="200" w:name="_Toc399027444"/>
      <w:r>
        <w:t xml:space="preserve">Figura </w:t>
      </w:r>
      <w:fldSimple w:instr=" SEQ Figura \* ARABIC ">
        <w:r w:rsidR="00B67738">
          <w:rPr>
            <w:noProof/>
          </w:rPr>
          <w:t>19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Cancelar Consulta</w:t>
      </w:r>
      <w:bookmarkEnd w:id="200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Cancelar Consulta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cancelar uma consulta agendada.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uma consulta agendada no sistema para 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 do paciente cancelada.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na ficha do paciente a consulta que deseja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excluir esta consulta?”;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exclusão;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“Consulta cancelada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Ator não confirma exclusão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 não confirma a exclusão da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exibe novamente a consulta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1" w:name="_Toc399027408"/>
      <w:r>
        <w:t>UCS10 – Alterar Dentista</w:t>
      </w:r>
      <w:bookmarkEnd w:id="201"/>
    </w:p>
    <w:p w:rsidR="008D18F9" w:rsidRPr="008D18F9" w:rsidRDefault="008D18F9" w:rsidP="008D18F9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6153150"/>
            <wp:effectExtent l="19050" t="0" r="0" b="0"/>
            <wp:docPr id="2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Dentist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Default="00555A60" w:rsidP="00555A60">
      <w:pPr>
        <w:pStyle w:val="Caption"/>
        <w:jc w:val="center"/>
      </w:pPr>
      <w:bookmarkStart w:id="202" w:name="_Toc399027445"/>
      <w:r>
        <w:t xml:space="preserve">Figura </w:t>
      </w:r>
      <w:fldSimple w:instr=" SEQ Figura \* ARABIC ">
        <w:r w:rsidR="00B67738">
          <w:rPr>
            <w:noProof/>
          </w:rPr>
          <w:t>20</w:t>
        </w:r>
      </w:fldSimple>
      <w:r>
        <w:t xml:space="preserve"> - Diagrama de Atividades de Sistemas - Alterar Dentista</w:t>
      </w:r>
      <w:bookmarkEnd w:id="202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Alterar Dentista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dentista do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5A6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responsável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64089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dentista responsável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alterar o dentista?”;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“Dentista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não confirma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não confirma 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 do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exibe novamente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responsável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640897">
      <w:pPr>
        <w:pStyle w:val="Heading4"/>
      </w:pPr>
      <w:bookmarkStart w:id="203" w:name="_Toc399027409"/>
      <w:r>
        <w:lastRenderedPageBreak/>
        <w:t>UCS11 – Registrar Pagamento</w:t>
      </w:r>
      <w:bookmarkEnd w:id="203"/>
    </w:p>
    <w:p w:rsidR="003812AE" w:rsidRPr="003812AE" w:rsidRDefault="003812AE" w:rsidP="003812AE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115560" cy="7877175"/>
            <wp:effectExtent l="19050" t="0" r="8890" b="0"/>
            <wp:docPr id="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gament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87" cy="78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Pr="009014DE" w:rsidRDefault="00555A60" w:rsidP="00555A60">
      <w:pPr>
        <w:pStyle w:val="Caption"/>
        <w:jc w:val="center"/>
      </w:pPr>
      <w:bookmarkStart w:id="204" w:name="_Toc399027446"/>
      <w:r>
        <w:t xml:space="preserve">Figura </w:t>
      </w:r>
      <w:fldSimple w:instr=" SEQ Figura \* ARABIC ">
        <w:r w:rsidR="00B67738">
          <w:rPr>
            <w:noProof/>
          </w:rPr>
          <w:t>21</w:t>
        </w:r>
      </w:fldSimple>
      <w:r>
        <w:t xml:space="preserve"> - Diagrama de Atividades de Sistemas  - Registrar Pagamento</w:t>
      </w:r>
      <w:bookmarkEnd w:id="204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11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Pagamento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registro do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registrado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“Inserir Pagamento”;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formas de pagamento: dinheiro ou cartão;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dinheiro;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insere o valor pago pelo paciente;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confirmar;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efetuado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seleciona a opção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escolhe o pagamento em cartão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para informar os dados do cartão, valor, e numero de parcelas;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dados, valor pago e parcelas.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marca pagamento a vista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aplica um desconto de 10% sobre o valor total do tratamento;</w:t>
            </w:r>
          </w:p>
        </w:tc>
      </w:tr>
      <w:tr w:rsidR="00640897" w:rsidRPr="00F66CE3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D70382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marca a ficha como “Ficha Liquidada”;</w:t>
            </w:r>
          </w:p>
        </w:tc>
      </w:tr>
      <w:tr w:rsidR="00640897" w:rsidRPr="00F759ED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5" w:name="_Toc399027410"/>
      <w:r>
        <w:lastRenderedPageBreak/>
        <w:t>UCS12 – Modificar Pagamento</w:t>
      </w:r>
      <w:bookmarkEnd w:id="205"/>
    </w:p>
    <w:p w:rsid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12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Modificar Pagamento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ócio.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do paciente possuindo pagamento realizado.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pagamento que deseja alterar;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informações do pagamento selecionado;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pagamento;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6" w:name="_Toc399027411"/>
      <w:commentRangeStart w:id="207"/>
      <w:r>
        <w:lastRenderedPageBreak/>
        <w:t>UCS13 – Cadastrar Despesas</w:t>
      </w:r>
      <w:commentRangeEnd w:id="207"/>
      <w:r w:rsidR="0073520C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207"/>
      </w:r>
      <w:bookmarkEnd w:id="206"/>
    </w:p>
    <w:p w:rsidR="009014DE" w:rsidRDefault="009014DE" w:rsidP="009014DE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4591050" cy="7989692"/>
            <wp:effectExtent l="0" t="0" r="0" b="0"/>
            <wp:docPr id="2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Despesas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13" cy="79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208" w:name="_Toc399027447"/>
      <w:r>
        <w:t xml:space="preserve">Figura </w:t>
      </w:r>
      <w:fldSimple w:instr=" SEQ Figura \* ARABIC ">
        <w:r w:rsidR="00B67738">
          <w:rPr>
            <w:noProof/>
          </w:rPr>
          <w:t>22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Cadastrar Despesas</w:t>
      </w:r>
      <w:bookmarkEnd w:id="20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13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Cadastrar Despesas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cadastrar despesas da clinica.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possuir acesso ao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Despesa da clinica cadastrada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ator cli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c</w:t>
            </w: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a no menu despesas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sistema exibe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“Cadastrar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descrição, valor e total;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 no sistema;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“Despesa cadastrada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 despesa em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 uma observação.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B0269C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0269C">
              <w:rPr>
                <w:rFonts w:ascii="Arial" w:eastAsia="Times New Roman" w:hAnsi="Arial" w:cs="Arial"/>
                <w:color w:val="000000"/>
                <w:lang w:eastAsia="pt-BR"/>
              </w:rPr>
              <w:t>O ator clica na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despesa que deseja acrescentar informação;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 campo observação, informando alguma divergência.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9" w:name="_Toc399027412"/>
      <w:r>
        <w:t>UCS14 – Fechar Caixa</w:t>
      </w:r>
      <w:bookmarkEnd w:id="209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14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Fechar Caixa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verificar os pagamentos x despesas.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registrado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verificados.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“Verificar Pagamentos x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de consulta com o campo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a data que deseja consultar;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com todos os pagamentos x despesas realizados naquela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 pagamento ou consulta que deseja verificar;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tela com as informações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10" w:name="_Toc399027413"/>
      <w:r>
        <w:lastRenderedPageBreak/>
        <w:t>UCS15 – Gerar Relatório Receita Bruta e Líquida</w:t>
      </w:r>
      <w:bookmarkEnd w:id="210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UCS15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 e despesas.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Relatório Receita Bruta e Líquida”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2398" w:rsidRDefault="00382398" w:rsidP="00382398"/>
    <w:p w:rsidR="008D18F9" w:rsidRDefault="008D18F9" w:rsidP="008D18F9">
      <w:pPr>
        <w:pStyle w:val="Heading4"/>
      </w:pPr>
      <w:bookmarkStart w:id="211" w:name="_Toc399027414"/>
      <w:r>
        <w:t>UCS016 - Gerar Relatório Pagamento Cartão</w:t>
      </w:r>
      <w:bookmarkEnd w:id="211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Cartão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R</w:t>
            </w: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Cartão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 w:rsidP="008D18F9"/>
    <w:p w:rsidR="00D42DEA" w:rsidRDefault="00D42DEA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8D18F9" w:rsidRDefault="008D18F9" w:rsidP="008D18F9">
      <w:pPr>
        <w:pStyle w:val="Heading4"/>
      </w:pPr>
      <w:bookmarkStart w:id="212" w:name="_Toc399027415"/>
      <w:r>
        <w:lastRenderedPageBreak/>
        <w:t>UCS17 –Gerar Relatório Pagamento em Dinheiro</w:t>
      </w:r>
      <w:bookmarkEnd w:id="212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UCS17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640897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Dinheiro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 w:rsidP="008D18F9"/>
    <w:p w:rsidR="008D18F9" w:rsidRDefault="008D18F9" w:rsidP="008D18F9">
      <w:pPr>
        <w:pStyle w:val="Heading4"/>
      </w:pPr>
      <w:bookmarkStart w:id="213" w:name="_Toc399027416"/>
      <w:r>
        <w:t>UCS18 – Gerar Relatório Pacientes Novos</w:t>
      </w:r>
      <w:bookmarkEnd w:id="213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UCS18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pacientes novos.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Pacientes Novos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Pr="008D18F9" w:rsidRDefault="008D18F9" w:rsidP="008D18F9"/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42D8E" w:rsidRDefault="003812AE" w:rsidP="003812AE">
      <w:pPr>
        <w:pStyle w:val="Heading4"/>
      </w:pPr>
      <w:bookmarkStart w:id="214" w:name="_Toc399027417"/>
      <w:r>
        <w:lastRenderedPageBreak/>
        <w:t>UCS19 – Gerar Relatório Ficha Liquidada</w:t>
      </w:r>
      <w:bookmarkEnd w:id="214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fichas liquidadas.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Liquidada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Default="003812AE" w:rsidP="003812AE"/>
    <w:p w:rsidR="003812AE" w:rsidRDefault="003812AE" w:rsidP="003812AE">
      <w:pPr>
        <w:pStyle w:val="Heading4"/>
      </w:pPr>
      <w:bookmarkStart w:id="215" w:name="_Toc399027418"/>
      <w:r>
        <w:t>UCS20 – Gerar Relatório Quantidade de Atendimento</w:t>
      </w:r>
      <w:bookmarkEnd w:id="215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UCS20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quantidade de atendimentos.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Pós-Condiçâo: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Quantidade de Atendimento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Pr="003812AE" w:rsidRDefault="003812AE" w:rsidP="003812AE"/>
    <w:p w:rsidR="003812AE" w:rsidRDefault="003812AE" w:rsidP="003812AE"/>
    <w:p w:rsidR="003812AE" w:rsidRDefault="003812AE" w:rsidP="003812AE"/>
    <w:p w:rsidR="003812AE" w:rsidRPr="003812AE" w:rsidRDefault="003812AE" w:rsidP="003812AE"/>
    <w:p w:rsidR="00D42DEA" w:rsidRDefault="00D42D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382398" w:rsidRDefault="00382398" w:rsidP="00382398">
      <w:pPr>
        <w:pStyle w:val="Heading2"/>
      </w:pPr>
      <w:bookmarkStart w:id="216" w:name="_Toc399027419"/>
      <w:r>
        <w:lastRenderedPageBreak/>
        <w:t>Mapeamento Regras de Negócio</w:t>
      </w:r>
      <w:r w:rsidR="00D11FCA">
        <w:t>s</w:t>
      </w:r>
      <w:r>
        <w:t xml:space="preserve"> x Requisitos Funcionais</w:t>
      </w:r>
      <w:bookmarkEnd w:id="216"/>
    </w:p>
    <w:p w:rsidR="005F5773" w:rsidRDefault="005F5773" w:rsidP="005F57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4992"/>
      </w:tblGrid>
      <w:tr w:rsidR="005F5773" w:rsidRPr="00F914D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Regras de Negócio</w:t>
            </w:r>
          </w:p>
        </w:tc>
        <w:tc>
          <w:tcPr>
            <w:tcW w:w="4992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Requisitos Funcionais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RN01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RN02</w:t>
            </w:r>
          </w:p>
        </w:tc>
        <w:tc>
          <w:tcPr>
            <w:tcW w:w="4992" w:type="dxa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RN03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RN04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commentRangeStart w:id="217"/>
            <w:r>
              <w:rPr>
                <w:rFonts w:ascii="Arial" w:hAnsi="Arial" w:cs="Arial"/>
              </w:rPr>
              <w:t>UCS14</w:t>
            </w:r>
            <w:commentRangeEnd w:id="217"/>
            <w:r w:rsidR="00E90D24">
              <w:rPr>
                <w:rFonts w:ascii="Arial" w:hAnsi="Arial" w:cs="Arial"/>
              </w:rPr>
              <w:t xml:space="preserve"> – </w:t>
            </w:r>
            <w:r>
              <w:rPr>
                <w:rStyle w:val="CommentReference"/>
                <w:rFonts w:asciiTheme="minorHAnsi" w:eastAsiaTheme="minorHAnsi" w:hAnsiTheme="minorHAnsi" w:cstheme="minorBidi"/>
                <w:kern w:val="0"/>
                <w:lang w:val="pt-BR" w:eastAsia="en-US" w:bidi="ar-SA"/>
              </w:rPr>
              <w:commentReference w:id="217"/>
            </w:r>
            <w:r w:rsidR="00E90D24">
              <w:rPr>
                <w:rFonts w:ascii="Arial" w:hAnsi="Arial" w:cs="Arial"/>
              </w:rPr>
              <w:t>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RN05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UCS14 – 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RN06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RN07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UCS07 – Agendar Consulta, 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RN08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 – Agendar Consulta</w:t>
            </w:r>
          </w:p>
        </w:tc>
      </w:tr>
      <w:tr w:rsidR="005F5773" w:rsidRPr="00E0537A" w:rsidTr="006F30F4">
        <w:trPr>
          <w:trHeight w:val="312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RN09</w:t>
            </w:r>
          </w:p>
        </w:tc>
        <w:tc>
          <w:tcPr>
            <w:tcW w:w="4992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23658F" w:rsidRDefault="0023658F" w:rsidP="005F5773">
            <w:pPr>
              <w:pStyle w:val="Tex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</w:rPr>
              <w:t>UCS12 – Modificar Pagamento</w:t>
            </w:r>
          </w:p>
        </w:tc>
      </w:tr>
      <w:tr w:rsidR="006F30F4" w:rsidRPr="00E0537A" w:rsidTr="006F30F4">
        <w:trPr>
          <w:trHeight w:val="312"/>
        </w:trPr>
        <w:tc>
          <w:tcPr>
            <w:tcW w:w="3085" w:type="dxa"/>
            <w:shd w:val="clear" w:color="auto" w:fill="FFFFFF" w:themeFill="background1"/>
          </w:tcPr>
          <w:p w:rsidR="006F30F4" w:rsidRPr="005F5773" w:rsidRDefault="006F30F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RN10</w:t>
            </w:r>
          </w:p>
        </w:tc>
        <w:tc>
          <w:tcPr>
            <w:tcW w:w="4992" w:type="dxa"/>
            <w:shd w:val="clear" w:color="auto" w:fill="FFFFFF" w:themeFill="background1"/>
          </w:tcPr>
          <w:p w:rsidR="006F30F4" w:rsidRDefault="0023658F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D11FCA" w:rsidRDefault="00D11FCA" w:rsidP="00D11FCA">
      <w:pPr>
        <w:pStyle w:val="Caption"/>
        <w:jc w:val="center"/>
      </w:pPr>
      <w:bookmarkStart w:id="218" w:name="_Toc399027452"/>
      <w:r>
        <w:t xml:space="preserve">Tabela </w:t>
      </w:r>
      <w:r w:rsidR="005D36C5">
        <w:fldChar w:fldCharType="begin"/>
      </w:r>
      <w:r w:rsidR="00992842">
        <w:instrText xml:space="preserve"> SEQ Tabela \* ARABIC </w:instrText>
      </w:r>
      <w:r w:rsidR="005D36C5">
        <w:fldChar w:fldCharType="separate"/>
      </w:r>
      <w:r w:rsidR="0047022E">
        <w:rPr>
          <w:noProof/>
        </w:rPr>
        <w:t>5</w:t>
      </w:r>
      <w:r w:rsidR="005D36C5">
        <w:rPr>
          <w:noProof/>
        </w:rPr>
        <w:fldChar w:fldCharType="end"/>
      </w:r>
      <w:r>
        <w:t xml:space="preserve"> – Regras de Negócios x Requisitos Funcionais</w:t>
      </w:r>
      <w:bookmarkEnd w:id="218"/>
    </w:p>
    <w:p w:rsidR="002410B8" w:rsidRDefault="00241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382398" w:rsidRDefault="00382398" w:rsidP="00382398">
      <w:pPr>
        <w:pStyle w:val="Heading2"/>
      </w:pPr>
      <w:bookmarkStart w:id="219" w:name="_Toc399027420"/>
      <w:r>
        <w:t>Requisitos Não-Funcionais</w:t>
      </w:r>
      <w:bookmarkEnd w:id="219"/>
    </w:p>
    <w:p w:rsidR="00382398" w:rsidRDefault="00382398" w:rsidP="00382398"/>
    <w:p w:rsidR="00382398" w:rsidRDefault="00382398" w:rsidP="00382398">
      <w:pPr>
        <w:pStyle w:val="Heading3"/>
      </w:pPr>
      <w:bookmarkStart w:id="220" w:name="_Toc399027421"/>
      <w:r>
        <w:t>Usabilidade</w:t>
      </w:r>
      <w:bookmarkEnd w:id="220"/>
    </w:p>
    <w:p w:rsidR="00D9264F" w:rsidRDefault="00D9264F" w:rsidP="00D9264F">
      <w:pPr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RNF01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Funcionalidade</w:t>
      </w:r>
    </w:p>
    <w:p w:rsidR="0057183C" w:rsidRPr="006556B5" w:rsidRDefault="00572ADB" w:rsidP="0057183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 funcionalidade pode ser iniciada com mouse ou teclado.</w:t>
      </w:r>
      <w:r w:rsidR="00C808FC">
        <w:rPr>
          <w:rFonts w:ascii="Arial" w:hAnsi="Arial" w:cs="Arial"/>
          <w:sz w:val="24"/>
          <w:szCs w:val="24"/>
        </w:rPr>
        <w:t xml:space="preserve"> </w:t>
      </w:r>
      <w:r w:rsidR="00C808FC" w:rsidRPr="006556B5">
        <w:rPr>
          <w:rFonts w:ascii="Arial" w:hAnsi="Arial" w:cs="Arial"/>
          <w:sz w:val="24"/>
          <w:szCs w:val="24"/>
        </w:rPr>
        <w:t>Links e botões devem estar destacados e de preferência com dicas (hints).</w:t>
      </w:r>
      <w:r w:rsidR="0057183C">
        <w:rPr>
          <w:rFonts w:ascii="Arial" w:hAnsi="Arial" w:cs="Arial"/>
          <w:sz w:val="24"/>
          <w:szCs w:val="24"/>
        </w:rPr>
        <w:t xml:space="preserve"> Além disso, q</w:t>
      </w:r>
      <w:r w:rsidR="0057183C" w:rsidRPr="006556B5">
        <w:rPr>
          <w:rFonts w:ascii="Arial" w:hAnsi="Arial" w:cs="Arial"/>
          <w:sz w:val="24"/>
          <w:szCs w:val="24"/>
        </w:rPr>
        <w:t>uando o usuário clicar em alguma funcionalidade não se deve abrir uma nova janela/guia do navegador</w:t>
      </w:r>
      <w:r w:rsidR="0057183C">
        <w:rPr>
          <w:rFonts w:ascii="Arial" w:hAnsi="Arial" w:cs="Arial"/>
          <w:sz w:val="24"/>
          <w:szCs w:val="24"/>
        </w:rPr>
        <w:t>.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RNF02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Navegação</w:t>
      </w:r>
    </w:p>
    <w:p w:rsidR="00C808FC" w:rsidRPr="006556B5" w:rsidRDefault="00C808FC" w:rsidP="00C808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possuir</w:t>
      </w:r>
      <w:r w:rsidR="0057183C">
        <w:rPr>
          <w:rFonts w:ascii="Arial" w:hAnsi="Arial" w:cs="Arial"/>
          <w:sz w:val="24"/>
          <w:szCs w:val="24"/>
        </w:rPr>
        <w:t xml:space="preserve"> </w:t>
      </w:r>
      <w:r w:rsidRPr="006556B5">
        <w:rPr>
          <w:rFonts w:ascii="Arial" w:hAnsi="Arial" w:cs="Arial"/>
          <w:sz w:val="24"/>
          <w:szCs w:val="24"/>
        </w:rPr>
        <w:t>uma boa navegabilidade</w:t>
      </w:r>
      <w:r>
        <w:rPr>
          <w:rFonts w:ascii="Arial" w:hAnsi="Arial" w:cs="Arial"/>
          <w:sz w:val="24"/>
          <w:szCs w:val="24"/>
        </w:rPr>
        <w:t>,</w:t>
      </w:r>
      <w:r w:rsidR="0057183C">
        <w:rPr>
          <w:rFonts w:ascii="Arial" w:hAnsi="Arial" w:cs="Arial"/>
          <w:sz w:val="24"/>
          <w:szCs w:val="24"/>
        </w:rPr>
        <w:t xml:space="preserve"> usabilidade, </w:t>
      </w:r>
      <w:r>
        <w:rPr>
          <w:rFonts w:ascii="Arial" w:hAnsi="Arial" w:cs="Arial"/>
          <w:sz w:val="24"/>
          <w:szCs w:val="24"/>
        </w:rPr>
        <w:t xml:space="preserve"> permitir navegação pelos campos via tecla “TAB” e </w:t>
      </w:r>
      <w:r w:rsidRPr="006556B5">
        <w:rPr>
          <w:rFonts w:ascii="Arial" w:hAnsi="Arial" w:cs="Arial"/>
          <w:sz w:val="24"/>
          <w:szCs w:val="24"/>
        </w:rPr>
        <w:t>serem intuitivas e de fácil uso.</w:t>
      </w:r>
    </w:p>
    <w:p w:rsid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410B8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>[</w:t>
      </w:r>
      <w:r w:rsidR="006556B5" w:rsidRPr="002410B8">
        <w:rPr>
          <w:rFonts w:ascii="Arial" w:hAnsi="Arial" w:cs="Arial"/>
          <w:b/>
          <w:sz w:val="24"/>
          <w:szCs w:val="24"/>
        </w:rPr>
        <w:t>RNF03</w:t>
      </w:r>
      <w:r w:rsidRPr="002410B8">
        <w:rPr>
          <w:rFonts w:ascii="Arial" w:hAnsi="Arial" w:cs="Arial"/>
          <w:b/>
          <w:sz w:val="24"/>
          <w:szCs w:val="24"/>
        </w:rPr>
        <w:t>]</w:t>
      </w:r>
      <w:r w:rsidR="006556B5" w:rsidRPr="002410B8">
        <w:rPr>
          <w:rFonts w:ascii="Arial" w:hAnsi="Arial" w:cs="Arial"/>
          <w:b/>
          <w:sz w:val="24"/>
          <w:szCs w:val="24"/>
        </w:rPr>
        <w:t xml:space="preserve"> </w:t>
      </w:r>
      <w:r w:rsidRPr="002410B8">
        <w:rPr>
          <w:rFonts w:ascii="Arial" w:hAnsi="Arial" w:cs="Arial"/>
          <w:b/>
          <w:sz w:val="24"/>
          <w:szCs w:val="24"/>
        </w:rPr>
        <w:t>Multiacessos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410B8">
        <w:rPr>
          <w:rFonts w:ascii="Arial" w:hAnsi="Arial" w:cs="Arial"/>
          <w:sz w:val="24"/>
          <w:szCs w:val="24"/>
        </w:rPr>
        <w:t>O sistema deve permitir multiacessos a todas as funcionalidades</w:t>
      </w:r>
      <w:r w:rsidR="00572ADB" w:rsidRPr="002410B8">
        <w:rPr>
          <w:rFonts w:ascii="Arial" w:hAnsi="Arial" w:cs="Arial"/>
          <w:sz w:val="24"/>
          <w:szCs w:val="24"/>
        </w:rPr>
        <w:t>.</w:t>
      </w:r>
    </w:p>
    <w:p w:rsidR="00572ADB" w:rsidRP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808FC" w:rsidRPr="00C808F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808FC">
        <w:rPr>
          <w:rFonts w:ascii="Arial" w:hAnsi="Arial" w:cs="Arial"/>
          <w:b/>
          <w:sz w:val="24"/>
          <w:szCs w:val="24"/>
        </w:rPr>
        <w:t>[</w:t>
      </w:r>
      <w:r w:rsidR="006556B5" w:rsidRPr="00C808FC">
        <w:rPr>
          <w:rFonts w:ascii="Arial" w:hAnsi="Arial" w:cs="Arial"/>
          <w:b/>
          <w:sz w:val="24"/>
          <w:szCs w:val="24"/>
        </w:rPr>
        <w:t>RNF0</w:t>
      </w:r>
      <w:r w:rsidRPr="00C808FC">
        <w:rPr>
          <w:rFonts w:ascii="Arial" w:hAnsi="Arial" w:cs="Arial"/>
          <w:b/>
          <w:sz w:val="24"/>
          <w:szCs w:val="24"/>
        </w:rPr>
        <w:t>4] Vocabulário Compatível</w:t>
      </w:r>
    </w:p>
    <w:p w:rsidR="0057183C" w:rsidRDefault="00D9264F" w:rsidP="00E327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fazer uso de vocabulário compatível com aquele utilizado pelo cliente e no negócio.</w:t>
      </w:r>
    </w:p>
    <w:p w:rsidR="009014DE" w:rsidRDefault="009014DE">
      <w:pPr>
        <w:rPr>
          <w:rFonts w:ascii="Arial" w:hAnsi="Arial" w:cs="Arial"/>
          <w:b/>
          <w:sz w:val="24"/>
          <w:szCs w:val="24"/>
        </w:rPr>
      </w:pPr>
    </w:p>
    <w:p w:rsidR="00F43032" w:rsidRDefault="00F430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808FC" w:rsidRPr="0057183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lastRenderedPageBreak/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5]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  <w:r w:rsidR="0057183C" w:rsidRPr="0057183C">
        <w:rPr>
          <w:rFonts w:ascii="Arial" w:hAnsi="Arial" w:cs="Arial"/>
          <w:b/>
          <w:sz w:val="24"/>
          <w:szCs w:val="24"/>
        </w:rPr>
        <w:t>Formatação dos campos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Todos os campos devem estar formatados e preparados para receber unicamente o tipo de dado que se propõe a receber. </w:t>
      </w:r>
    </w:p>
    <w:p w:rsidR="0057183C" w:rsidRDefault="0057183C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6] Funcionalidade de Atualização</w:t>
      </w:r>
    </w:p>
    <w:p w:rsidR="00405B76" w:rsidRDefault="00D9264F" w:rsidP="00605CE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Todas as funcionalidades de atualização devem ter mensagem visual de sucesso ou insucesso de finalização.</w:t>
      </w:r>
    </w:p>
    <w:p w:rsidR="00605CE1" w:rsidRDefault="00605CE1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7] Interface agradável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interfaces deverão ser selecionadas de forma criteriosa a cor de fundo para que o contraste entre fundo e texto facilite a leitura do usuário;</w:t>
      </w:r>
    </w:p>
    <w:p w:rsidR="00572ADB" w:rsidRDefault="00572ADB" w:rsidP="00572ADB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[RNF08] Campos Obrigatórios</w:t>
      </w:r>
    </w:p>
    <w:p w:rsidR="00605CE1" w:rsidRDefault="00572ADB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Os campos de preenchimento obrigatório deverão ser indicados através da palavra “Obrigatório”</w:t>
      </w:r>
      <w:r w:rsidR="0057183C">
        <w:rPr>
          <w:rFonts w:ascii="Arial" w:hAnsi="Arial" w:cs="Arial"/>
          <w:sz w:val="24"/>
          <w:szCs w:val="24"/>
        </w:rPr>
        <w:t xml:space="preserve"> ou sinalizado com “*”</w:t>
      </w:r>
      <w:r w:rsidRPr="006556B5">
        <w:rPr>
          <w:rFonts w:ascii="Arial" w:hAnsi="Arial" w:cs="Arial"/>
          <w:sz w:val="24"/>
          <w:szCs w:val="24"/>
        </w:rPr>
        <w:t>.</w:t>
      </w:r>
    </w:p>
    <w:p w:rsidR="00F43032" w:rsidRDefault="00F43032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43032" w:rsidRDefault="00F43032" w:rsidP="00F43032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382398">
      <w:pPr>
        <w:pStyle w:val="Heading3"/>
      </w:pPr>
      <w:bookmarkStart w:id="221" w:name="_Toc399027422"/>
      <w:r>
        <w:t>Restrições de Implementação</w:t>
      </w:r>
      <w:bookmarkEnd w:id="221"/>
    </w:p>
    <w:p w:rsidR="00572ADB" w:rsidRPr="00572ADB" w:rsidRDefault="00572ADB" w:rsidP="00572ADB"/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[RNF09] Padrão MVC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estruturado conforme padrão MVC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</w:t>
      </w:r>
      <w:r w:rsidRPr="0057183C">
        <w:rPr>
          <w:rFonts w:ascii="Arial" w:hAnsi="Arial" w:cs="Arial"/>
          <w:b/>
          <w:sz w:val="24"/>
          <w:szCs w:val="24"/>
        </w:rPr>
        <w:t>10] Java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</w:p>
    <w:p w:rsidR="0057183C" w:rsidRPr="00710C70" w:rsidRDefault="0057183C" w:rsidP="0057183C">
      <w:pPr>
        <w:spacing w:after="0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O desenvolvimento do sistema será feito na linguagem orientada a objetos Java. Esta é caracterizada por ser robusta e portável, sendo assim 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>pode ser adaptado a outros ambientes e sistemas operacionais.</w:t>
      </w:r>
    </w:p>
    <w:p w:rsid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 xml:space="preserve">[RNF11] Banco de Dados </w:t>
      </w:r>
      <w:r w:rsidR="00204C93">
        <w:rPr>
          <w:rFonts w:ascii="Arial" w:hAnsi="Arial" w:cs="Arial"/>
          <w:b/>
          <w:sz w:val="24"/>
          <w:szCs w:val="24"/>
        </w:rPr>
        <w:t>My</w:t>
      </w:r>
      <w:r w:rsidRPr="0057183C">
        <w:rPr>
          <w:rFonts w:ascii="Arial" w:hAnsi="Arial" w:cs="Arial"/>
          <w:b/>
          <w:sz w:val="24"/>
          <w:szCs w:val="24"/>
        </w:rPr>
        <w:t>SQL</w:t>
      </w:r>
    </w:p>
    <w:p w:rsidR="006556B5" w:rsidRPr="006556B5" w:rsidRDefault="006556B5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556B5">
        <w:rPr>
          <w:rFonts w:ascii="Arial" w:hAnsi="Arial" w:cs="Arial"/>
          <w:sz w:val="24"/>
          <w:szCs w:val="24"/>
        </w:rPr>
        <w:t>Banco de Dados</w:t>
      </w:r>
      <w:r>
        <w:rPr>
          <w:rFonts w:ascii="Arial" w:hAnsi="Arial" w:cs="Arial"/>
          <w:sz w:val="24"/>
          <w:szCs w:val="24"/>
        </w:rPr>
        <w:t xml:space="preserve"> do sistema será o</w:t>
      </w:r>
      <w:r w:rsidRPr="006556B5">
        <w:rPr>
          <w:rFonts w:ascii="Arial" w:hAnsi="Arial" w:cs="Arial"/>
          <w:sz w:val="24"/>
          <w:szCs w:val="24"/>
        </w:rPr>
        <w:t xml:space="preserve">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 xml:space="preserve">, pois </w:t>
      </w:r>
      <w:r w:rsidRPr="006556B5">
        <w:rPr>
          <w:rFonts w:ascii="Arial" w:hAnsi="Arial" w:cs="Arial"/>
          <w:sz w:val="24"/>
          <w:szCs w:val="24"/>
        </w:rPr>
        <w:t xml:space="preserve">proporciona integridade, confiabilidade e segurança dos dados utilizados. O banco de dados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 xml:space="preserve">SQL é um servidor de banco de dados altamente sofisticado, com alta performance, estável e capacitado para lidar com grandes volumes de dados. </w:t>
      </w:r>
      <w:r>
        <w:rPr>
          <w:rFonts w:ascii="Arial" w:hAnsi="Arial" w:cs="Arial"/>
          <w:sz w:val="24"/>
          <w:szCs w:val="24"/>
        </w:rPr>
        <w:t>Trata-se de um software</w:t>
      </w:r>
      <w:r w:rsidRPr="006556B5">
        <w:rPr>
          <w:rFonts w:ascii="Arial" w:hAnsi="Arial" w:cs="Arial"/>
          <w:sz w:val="24"/>
          <w:szCs w:val="24"/>
        </w:rPr>
        <w:t xml:space="preserve"> Open Source e sem custos de licença.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7F4ED1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2] </w:t>
      </w:r>
      <w:r w:rsidR="007F4ED1" w:rsidRPr="007F4ED1">
        <w:rPr>
          <w:rFonts w:ascii="Arial" w:hAnsi="Arial" w:cs="Arial"/>
          <w:b/>
          <w:sz w:val="24"/>
          <w:szCs w:val="24"/>
        </w:rPr>
        <w:t>Ambiente Web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executado em ambiente web a fim de permitir o acesso remoto através de qualquer navegador disponível no mercado.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>3] Codificação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Todas as interfaces deverão utilizar a mesma codificação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4] Resolução </w:t>
      </w:r>
      <w:r>
        <w:rPr>
          <w:rFonts w:ascii="Arial" w:hAnsi="Arial" w:cs="Arial"/>
          <w:b/>
          <w:sz w:val="24"/>
          <w:szCs w:val="24"/>
        </w:rPr>
        <w:t xml:space="preserve">do </w:t>
      </w:r>
      <w:r w:rsidRPr="007F4ED1">
        <w:rPr>
          <w:rFonts w:ascii="Arial" w:hAnsi="Arial" w:cs="Arial"/>
          <w:b/>
          <w:sz w:val="24"/>
          <w:szCs w:val="24"/>
        </w:rPr>
        <w:t>Monitor</w:t>
      </w:r>
    </w:p>
    <w:p w:rsidR="00E32703" w:rsidRDefault="00572ADB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projeto deverá ser independente da resolução do monitor.</w:t>
      </w:r>
    </w:p>
    <w:p w:rsidR="001E77C5" w:rsidRDefault="001E77C5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[RNF15] Sistema Operacional</w:t>
      </w:r>
      <w:r>
        <w:rPr>
          <w:rFonts w:ascii="Arial" w:hAnsi="Arial" w:cs="Arial"/>
          <w:b/>
          <w:sz w:val="24"/>
          <w:szCs w:val="24"/>
        </w:rPr>
        <w:t xml:space="preserve"> Windows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 Sistema Operacional será o Windows, pois p</w:t>
      </w:r>
      <w:r w:rsidRPr="00710C70">
        <w:rPr>
          <w:rFonts w:ascii="Arial" w:hAnsi="Arial" w:cs="Arial"/>
          <w:sz w:val="24"/>
          <w:szCs w:val="24"/>
        </w:rPr>
        <w:t>roporciona melhor usabilidade aos usuários do sistema</w:t>
      </w:r>
      <w:r>
        <w:rPr>
          <w:rFonts w:ascii="Arial" w:hAnsi="Arial" w:cs="Arial"/>
          <w:sz w:val="24"/>
          <w:szCs w:val="24"/>
        </w:rPr>
        <w:t xml:space="preserve">, visto que já estão </w:t>
      </w:r>
      <w:r w:rsidRPr="00710C70">
        <w:rPr>
          <w:rFonts w:ascii="Arial" w:hAnsi="Arial" w:cs="Arial"/>
          <w:sz w:val="24"/>
          <w:szCs w:val="24"/>
        </w:rPr>
        <w:t xml:space="preserve">familiarizados com o </w:t>
      </w:r>
      <w:r>
        <w:rPr>
          <w:rFonts w:ascii="Arial" w:hAnsi="Arial" w:cs="Arial"/>
          <w:sz w:val="24"/>
          <w:szCs w:val="24"/>
        </w:rPr>
        <w:t>mesmo.</w:t>
      </w:r>
    </w:p>
    <w:p w:rsidR="007F4ED1" w:rsidRPr="007F4ED1" w:rsidRDefault="007F4ED1" w:rsidP="006556B5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lastRenderedPageBreak/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>
        <w:rPr>
          <w:rFonts w:ascii="Arial" w:hAnsi="Arial" w:cs="Arial"/>
          <w:b/>
          <w:sz w:val="24"/>
          <w:szCs w:val="24"/>
        </w:rPr>
        <w:t>6</w:t>
      </w:r>
      <w:r w:rsidRPr="007F4ED1">
        <w:rPr>
          <w:rFonts w:ascii="Arial" w:hAnsi="Arial" w:cs="Arial"/>
          <w:b/>
          <w:sz w:val="24"/>
          <w:szCs w:val="24"/>
        </w:rPr>
        <w:t>] Hardware Adequado</w:t>
      </w:r>
    </w:p>
    <w:p w:rsidR="00605CE1" w:rsidRDefault="006556B5" w:rsidP="00F43032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 </w:t>
      </w:r>
      <w:r w:rsidRPr="00710C70">
        <w:rPr>
          <w:rFonts w:ascii="Arial" w:hAnsi="Arial" w:cs="Arial"/>
          <w:sz w:val="24"/>
          <w:szCs w:val="24"/>
        </w:rPr>
        <w:t xml:space="preserve">A máquina disponível para a implantação do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 xml:space="preserve">possui um processador </w:t>
      </w:r>
      <w:r w:rsidR="00204C93">
        <w:rPr>
          <w:rFonts w:ascii="Arial" w:hAnsi="Arial" w:cs="Arial"/>
          <w:sz w:val="24"/>
          <w:szCs w:val="24"/>
        </w:rPr>
        <w:t>Intel Core2Duo</w:t>
      </w:r>
      <w:r w:rsidRPr="00710C70">
        <w:rPr>
          <w:rFonts w:ascii="Arial" w:hAnsi="Arial" w:cs="Arial"/>
          <w:sz w:val="24"/>
          <w:szCs w:val="24"/>
        </w:rPr>
        <w:t xml:space="preserve"> </w:t>
      </w:r>
      <w:r w:rsidR="00D11FCA">
        <w:rPr>
          <w:rFonts w:ascii="Arial" w:hAnsi="Arial" w:cs="Arial"/>
          <w:sz w:val="24"/>
          <w:szCs w:val="24"/>
        </w:rPr>
        <w:t>1.8GHz</w:t>
      </w:r>
      <w:r w:rsidRPr="00710C70">
        <w:rPr>
          <w:rFonts w:ascii="Arial" w:hAnsi="Arial" w:cs="Arial"/>
          <w:sz w:val="24"/>
          <w:szCs w:val="24"/>
        </w:rPr>
        <w:t xml:space="preserve">, </w:t>
      </w:r>
      <w:r w:rsidR="00D11FCA">
        <w:rPr>
          <w:rFonts w:ascii="Arial" w:hAnsi="Arial" w:cs="Arial"/>
          <w:sz w:val="24"/>
          <w:szCs w:val="24"/>
        </w:rPr>
        <w:t xml:space="preserve">4GB </w:t>
      </w:r>
      <w:r w:rsidRPr="00710C70">
        <w:rPr>
          <w:rFonts w:ascii="Arial" w:hAnsi="Arial" w:cs="Arial"/>
          <w:sz w:val="24"/>
          <w:szCs w:val="24"/>
        </w:rPr>
        <w:t xml:space="preserve">de memória RAM, disco para armazenamento com capacidade de </w:t>
      </w:r>
      <w:r w:rsidR="00D11FCA">
        <w:rPr>
          <w:rFonts w:ascii="Arial" w:hAnsi="Arial" w:cs="Arial"/>
          <w:sz w:val="24"/>
          <w:szCs w:val="24"/>
        </w:rPr>
        <w:t>500</w:t>
      </w:r>
      <w:r w:rsidRPr="00710C70">
        <w:rPr>
          <w:rFonts w:ascii="Arial" w:hAnsi="Arial" w:cs="Arial"/>
          <w:sz w:val="24"/>
          <w:szCs w:val="24"/>
        </w:rPr>
        <w:t xml:space="preserve"> gigabytes. Estas características verificadas determinam que este computador é adequado para um bom funcionamento do software.</w:t>
      </w:r>
    </w:p>
    <w:p w:rsidR="00F43032" w:rsidRPr="00F43032" w:rsidRDefault="00F43032" w:rsidP="00F43032">
      <w:pPr>
        <w:spacing w:after="0"/>
        <w:jc w:val="both"/>
        <w:rPr>
          <w:rFonts w:asciiTheme="majorHAnsi" w:hAnsiTheme="majorHAnsi" w:cs="Arial"/>
          <w:sz w:val="32"/>
          <w:szCs w:val="32"/>
        </w:rPr>
      </w:pPr>
    </w:p>
    <w:p w:rsidR="00F43032" w:rsidRDefault="00F43032" w:rsidP="00F43032">
      <w:pPr>
        <w:spacing w:after="0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2" w:name="_Toc399027423"/>
      <w:r>
        <w:t>Confiabilidade</w:t>
      </w:r>
      <w:bookmarkEnd w:id="222"/>
    </w:p>
    <w:p w:rsidR="00382398" w:rsidRDefault="00382398" w:rsidP="00605CE1">
      <w:pPr>
        <w:spacing w:after="0" w:line="240" w:lineRule="auto"/>
      </w:pPr>
    </w:p>
    <w:p w:rsidR="00405B76" w:rsidRPr="00405B76" w:rsidRDefault="00405B76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7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Disponibilidade</w:t>
      </w:r>
    </w:p>
    <w:p w:rsidR="001E77C5" w:rsidRDefault="00382398" w:rsidP="0023658F">
      <w:p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estar disponível em tempo integral, tanto para uso comercial pelos funcionários durante o atendimento ao público quanto pelos sócios caso ocorra alguma eventualidade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fora do horário de atendimento.</w:t>
      </w:r>
    </w:p>
    <w:p w:rsidR="00605CE1" w:rsidRDefault="00605CE1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23658F" w:rsidRDefault="0023658F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  <w:rPr>
          <w:rFonts w:eastAsia="Times New Roman"/>
          <w:lang w:eastAsia="pt-BR"/>
        </w:rPr>
      </w:pPr>
      <w:bookmarkStart w:id="223" w:name="_Toc399027424"/>
      <w:r>
        <w:rPr>
          <w:rFonts w:eastAsia="Times New Roman"/>
          <w:lang w:eastAsia="pt-BR"/>
        </w:rPr>
        <w:t>Desempenho</w:t>
      </w:r>
      <w:bookmarkEnd w:id="223"/>
    </w:p>
    <w:p w:rsidR="00382398" w:rsidRDefault="00382398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405B76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8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Tempo de Resposta</w:t>
      </w:r>
    </w:p>
    <w:p w:rsidR="00382398" w:rsidRPr="00605CE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tempo de resposta do sistema não deverá ser maior do que 07 (sete) segundos, desde que possua condições para seu acesso como internet estável para inserção de dados e recepção de arquivos e equipamento propício para sua utilização.</w:t>
      </w:r>
    </w:p>
    <w:p w:rsidR="00382398" w:rsidRPr="0023658F" w:rsidRDefault="00382398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23658F" w:rsidRPr="0023658F" w:rsidRDefault="0023658F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4" w:name="_Toc399027425"/>
      <w:r>
        <w:t>Segurança</w:t>
      </w:r>
      <w:bookmarkEnd w:id="224"/>
    </w:p>
    <w:p w:rsidR="00382398" w:rsidRDefault="00382398" w:rsidP="00605CE1">
      <w:pPr>
        <w:spacing w:after="0" w:line="240" w:lineRule="auto"/>
      </w:pPr>
    </w:p>
    <w:p w:rsidR="002410B8" w:rsidRPr="007F4ED1" w:rsidRDefault="002410B8" w:rsidP="002410B8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</w:t>
      </w:r>
      <w:r>
        <w:rPr>
          <w:rFonts w:ascii="Arial" w:hAnsi="Arial" w:cs="Arial"/>
          <w:b/>
          <w:sz w:val="24"/>
          <w:szCs w:val="24"/>
        </w:rPr>
        <w:t>9</w:t>
      </w:r>
      <w:r w:rsidRPr="007F4ED1">
        <w:rPr>
          <w:rFonts w:ascii="Arial" w:hAnsi="Arial" w:cs="Arial"/>
          <w:b/>
          <w:sz w:val="24"/>
          <w:szCs w:val="24"/>
        </w:rPr>
        <w:t>] Login</w:t>
      </w:r>
    </w:p>
    <w:p w:rsidR="002410B8" w:rsidRPr="00710C70" w:rsidRDefault="002410B8" w:rsidP="002410B8">
      <w:pPr>
        <w:spacing w:after="0"/>
        <w:jc w:val="both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Para sua utilização, o sistema necessita autenticar um determinado usuário através de seu nome de usuário </w:t>
      </w:r>
      <w:r>
        <w:rPr>
          <w:rFonts w:ascii="Arial" w:hAnsi="Arial" w:cs="Arial"/>
          <w:sz w:val="24"/>
          <w:szCs w:val="24"/>
        </w:rPr>
        <w:t xml:space="preserve">(login) </w:t>
      </w:r>
      <w:r w:rsidRPr="00710C70">
        <w:rPr>
          <w:rFonts w:ascii="Arial" w:hAnsi="Arial" w:cs="Arial"/>
          <w:sz w:val="24"/>
          <w:szCs w:val="24"/>
        </w:rPr>
        <w:t>e senha.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[RNF20] Perfil de Acesso</w:t>
      </w:r>
    </w:p>
    <w:p w:rsidR="00382398" w:rsidRDefault="0038239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possuir um mecanismo de controle baseado em seu perfil de acesso, ou seja, cada usuário somente utilizará as funcionalidades designadas previamente no seu cadastro de acordo com o cargo informado.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[RNF21] Salvamento Automático</w:t>
      </w:r>
    </w:p>
    <w:p w:rsidR="00CD0DAD" w:rsidRPr="00C566DE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caso de interrupção de interação com a aplicação em um período maior que 30 minutos, o sistema salvará as informações e fará logout automaticamente. </w:t>
      </w:r>
    </w:p>
    <w:p w:rsidR="009014DE" w:rsidRDefault="009014DE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23658F" w:rsidRDefault="0023658F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F43032" w:rsidRDefault="00F43032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605CE1">
      <w:pPr>
        <w:pStyle w:val="Heading3"/>
        <w:spacing w:before="0" w:line="240" w:lineRule="auto"/>
      </w:pPr>
      <w:bookmarkStart w:id="225" w:name="_Toc399027426"/>
      <w:r>
        <w:lastRenderedPageBreak/>
        <w:t>Suporte e Manutenabilidade</w:t>
      </w:r>
      <w:bookmarkEnd w:id="225"/>
    </w:p>
    <w:p w:rsidR="00382398" w:rsidRDefault="00382398" w:rsidP="00605CE1">
      <w:pPr>
        <w:spacing w:after="0" w:line="240" w:lineRule="auto"/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 xml:space="preserve">RNF22] </w:t>
      </w:r>
      <w:r>
        <w:rPr>
          <w:rFonts w:ascii="Arial" w:hAnsi="Arial" w:cs="Arial"/>
          <w:b/>
          <w:sz w:val="24"/>
          <w:szCs w:val="24"/>
        </w:rPr>
        <w:t>Comentários nas Classes e B</w:t>
      </w:r>
      <w:r w:rsidRPr="002410B8">
        <w:rPr>
          <w:rFonts w:ascii="Arial" w:hAnsi="Arial" w:cs="Arial"/>
          <w:b/>
          <w:sz w:val="24"/>
          <w:szCs w:val="24"/>
        </w:rPr>
        <w:t>locos</w:t>
      </w:r>
    </w:p>
    <w:p w:rsidR="00382398" w:rsidRPr="00C566DE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classes e os blocos de instruções mais complexos deverão possuir comentários explicativos para compreensão do sistema por parte de outros desenvolvedores e para facilitar sua manutenção ou expansão;</w:t>
      </w:r>
    </w:p>
    <w:p w:rsidR="00605CE1" w:rsidRDefault="00605CE1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[RNF23] Padronização nos Códigos</w:t>
      </w:r>
    </w:p>
    <w:p w:rsidR="008831AD" w:rsidRPr="007F4ED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Utilizar a padronização de nomes, documentação e ferramenta gerenciadora de </w:t>
      </w:r>
      <w:bookmarkStart w:id="226" w:name="_GoBack"/>
      <w:bookmarkEnd w:id="226"/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que facilitem e agilizem sua utilização pelos desenvolvedores.</w:t>
      </w:r>
    </w:p>
    <w:sectPr w:rsidR="008831AD" w:rsidRPr="007F4ED1" w:rsidSect="006F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5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De 10 às 20?</w:t>
      </w:r>
    </w:p>
  </w:comment>
  <w:comment w:id="16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Um na parte da manhã outro à tare?</w:t>
      </w:r>
    </w:p>
  </w:comment>
  <w:comment w:id="33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A ficha é a da anamnese do dentista e o cadastro dados pessoais? Ou são o mesmo documento?</w:t>
      </w:r>
    </w:p>
  </w:comment>
  <w:comment w:id="34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Faltou explicar como ocorre o pagamento e como ele é registrado. Na ficha e no livro caixa?</w:t>
      </w:r>
    </w:p>
  </w:comment>
  <w:comment w:id="172" w:author="314017" w:date="2014-09-10T15:48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Corrigir a responsabilidade do Dentista.</w:t>
      </w:r>
    </w:p>
  </w:comment>
  <w:comment w:id="177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Esse nome poderá mudar, pode ser somente “Novo”, uma vez que já sabemos qual a tela que estamos.</w:t>
      </w:r>
    </w:p>
    <w:p w:rsidR="00D42DEA" w:rsidRDefault="00D42DEA" w:rsidP="00200582">
      <w:pPr>
        <w:pStyle w:val="CommentText"/>
      </w:pPr>
      <w:r>
        <w:t>OBS: ISSO SE REPETE PARA OS DEMAIS CASOS.</w:t>
      </w:r>
    </w:p>
  </w:comment>
  <w:comment w:id="178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Vi no SISFORCE que não informam quais os campos a serem preenchidos? Vi um exemplo na internet que criaram uma tabela de dados e referenciam essa tabela aqui.</w:t>
      </w:r>
    </w:p>
    <w:p w:rsidR="00D42DEA" w:rsidRDefault="00D42DEA" w:rsidP="00200582">
      <w:pPr>
        <w:pStyle w:val="CommentText"/>
      </w:pPr>
    </w:p>
  </w:comment>
  <w:comment w:id="181" w:author="Gabriel Andrade" w:date="2014-09-21T00:00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Devemos colocar que o caso de uso volta para o passo 2 do fluxo típico, ou finaliza o caso de uso? O que vai acontecer no sistema depois de um cadastro, vai pra tela de listagem.</w:t>
      </w:r>
    </w:p>
  </w:comment>
  <w:comment w:id="186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Esse caso de uso envolve campos de um monte de entidades diferentes (Paciente, Procedimento, Pagamento, etc.), como iremos citar isso aqui?</w:t>
      </w:r>
    </w:p>
    <w:p w:rsidR="00D42DEA" w:rsidRDefault="00D42DEA" w:rsidP="00196F24">
      <w:pPr>
        <w:pStyle w:val="CommentText"/>
      </w:pPr>
    </w:p>
  </w:comment>
  <w:comment w:id="187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 xml:space="preserve">Mesmo caso do comentário acima, muita coisa pra validar, como fazer? </w:t>
      </w:r>
    </w:p>
  </w:comment>
  <w:comment w:id="188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Novamente, mesmo caso dos comentários acima, como fazer?</w:t>
      </w:r>
    </w:p>
  </w:comment>
  <w:comment w:id="194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Referenciar o caso de uso no primeiro passo do caso de uso ou referenciar como requisito associado, como o Delon fez no “</w:t>
      </w:r>
      <w:r w:rsidRPr="008622CD">
        <w:t>CDU10 – Alterar Dentista</w:t>
      </w:r>
      <w:r>
        <w:t>” por exemplo?</w:t>
      </w:r>
    </w:p>
  </w:comment>
  <w:comment w:id="195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Dúvida Gabriel: Criar um fluxo alternativo para caso o ator clique em “Cancelar” na hora de cadastro ou “Não” na hora de exclusão? Não fiz isso em nenhum caso de uso, mas vi que o Delon fez. Acho que o fluxo alternativo ficaria muito pequeno e desnecessário.</w:t>
      </w:r>
    </w:p>
  </w:comment>
  <w:comment w:id="196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Como o caso de uso volta pro passo 3, deve ter esse passo “Fim de caso de uso”?</w:t>
      </w:r>
    </w:p>
  </w:comment>
  <w:comment w:id="207" w:author="314017" w:date="2014-09-10T15:4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Talvez fosse bom especificar um caso de uso para pagar especialista.</w:t>
      </w:r>
    </w:p>
  </w:comment>
  <w:comment w:id="217" w:author="314017" w:date="2014-09-10T15:1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Duvida Lucas: Talvez o USC14 devesse contemplar essa RN04. Acho que o caso de uso está um pouco simples. Verificar com a professora.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885" w:rsidRDefault="00A72885" w:rsidP="00747D31">
      <w:pPr>
        <w:spacing w:after="0" w:line="240" w:lineRule="auto"/>
      </w:pPr>
      <w:r>
        <w:separator/>
      </w:r>
    </w:p>
  </w:endnote>
  <w:endnote w:type="continuationSeparator" w:id="0">
    <w:p w:rsidR="00A72885" w:rsidRDefault="00A72885" w:rsidP="0074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885" w:rsidRDefault="00A72885" w:rsidP="00747D31">
      <w:pPr>
        <w:spacing w:after="0" w:line="240" w:lineRule="auto"/>
      </w:pPr>
      <w:r>
        <w:separator/>
      </w:r>
    </w:p>
  </w:footnote>
  <w:footnote w:type="continuationSeparator" w:id="0">
    <w:p w:rsidR="00A72885" w:rsidRDefault="00A72885" w:rsidP="0074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D37"/>
    <w:multiLevelType w:val="hybridMultilevel"/>
    <w:tmpl w:val="F08A7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9EB"/>
    <w:multiLevelType w:val="hybridMultilevel"/>
    <w:tmpl w:val="20AE3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A30FA"/>
    <w:multiLevelType w:val="hybridMultilevel"/>
    <w:tmpl w:val="4F667DE0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2330B"/>
    <w:multiLevelType w:val="hybridMultilevel"/>
    <w:tmpl w:val="2F78860E"/>
    <w:lvl w:ilvl="0" w:tplc="44FCEA68">
      <w:numFmt w:val="bullet"/>
      <w:lvlText w:val=""/>
      <w:lvlJc w:val="left"/>
      <w:pPr>
        <w:ind w:left="643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>
    <w:nsid w:val="2BE23004"/>
    <w:multiLevelType w:val="multilevel"/>
    <w:tmpl w:val="FB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8962D9"/>
    <w:multiLevelType w:val="multilevel"/>
    <w:tmpl w:val="9C1C5008"/>
    <w:lvl w:ilvl="0">
      <w:start w:val="1"/>
      <w:numFmt w:val="decimal"/>
      <w:pStyle w:val="Heading1"/>
      <w:lvlText w:val="%1"/>
      <w:lvlJc w:val="left"/>
      <w:pPr>
        <w:ind w:left="715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318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368A1A9B"/>
    <w:multiLevelType w:val="hybridMultilevel"/>
    <w:tmpl w:val="AFDE7CB8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92089"/>
    <w:multiLevelType w:val="hybridMultilevel"/>
    <w:tmpl w:val="9EE652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BDE04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DC7B1C"/>
    <w:multiLevelType w:val="hybridMultilevel"/>
    <w:tmpl w:val="67885E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BB6F86"/>
    <w:multiLevelType w:val="hybridMultilevel"/>
    <w:tmpl w:val="5364AF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16AE1"/>
    <w:multiLevelType w:val="hybridMultilevel"/>
    <w:tmpl w:val="27B469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5"/>
  </w:num>
  <w:num w:numId="5">
    <w:abstractNumId w:val="11"/>
  </w:num>
  <w:num w:numId="6">
    <w:abstractNumId w:val="4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6"/>
    </w:lvlOverride>
  </w:num>
  <w:num w:numId="17">
    <w:abstractNumId w:val="9"/>
  </w:num>
  <w:num w:numId="18">
    <w:abstractNumId w:val="1"/>
  </w:num>
  <w:num w:numId="19">
    <w:abstractNumId w:val="0"/>
  </w:num>
  <w:num w:numId="20">
    <w:abstractNumId w:val="3"/>
  </w:num>
  <w:num w:numId="21">
    <w:abstractNumId w:val="2"/>
  </w:num>
  <w:num w:numId="22">
    <w:abstractNumId w:val="7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41986"/>
  </w:hdrShapeDefaults>
  <w:footnotePr>
    <w:footnote w:id="-1"/>
    <w:footnote w:id="0"/>
  </w:footnotePr>
  <w:endnotePr>
    <w:endnote w:id="-1"/>
    <w:endnote w:id="0"/>
  </w:endnotePr>
  <w:compat/>
  <w:rsids>
    <w:rsidRoot w:val="00747D31"/>
    <w:rsid w:val="0000137F"/>
    <w:rsid w:val="000053B5"/>
    <w:rsid w:val="000059DE"/>
    <w:rsid w:val="0002757C"/>
    <w:rsid w:val="000415D1"/>
    <w:rsid w:val="000671A2"/>
    <w:rsid w:val="0006751F"/>
    <w:rsid w:val="000701DE"/>
    <w:rsid w:val="0009255B"/>
    <w:rsid w:val="000A6536"/>
    <w:rsid w:val="000B18DD"/>
    <w:rsid w:val="000B55C7"/>
    <w:rsid w:val="000C19C2"/>
    <w:rsid w:val="000C287B"/>
    <w:rsid w:val="000C5303"/>
    <w:rsid w:val="000E5159"/>
    <w:rsid w:val="000F497C"/>
    <w:rsid w:val="001007BA"/>
    <w:rsid w:val="00102302"/>
    <w:rsid w:val="001178CD"/>
    <w:rsid w:val="00122444"/>
    <w:rsid w:val="00130627"/>
    <w:rsid w:val="00130F43"/>
    <w:rsid w:val="001340F0"/>
    <w:rsid w:val="00162ACB"/>
    <w:rsid w:val="0017053A"/>
    <w:rsid w:val="00192A6B"/>
    <w:rsid w:val="00193AB1"/>
    <w:rsid w:val="00196F24"/>
    <w:rsid w:val="001A6A70"/>
    <w:rsid w:val="001D56BC"/>
    <w:rsid w:val="001E08CB"/>
    <w:rsid w:val="001E0B0A"/>
    <w:rsid w:val="001E2002"/>
    <w:rsid w:val="001E24B1"/>
    <w:rsid w:val="001E3917"/>
    <w:rsid w:val="001E5497"/>
    <w:rsid w:val="001E707D"/>
    <w:rsid w:val="001E77C5"/>
    <w:rsid w:val="00200582"/>
    <w:rsid w:val="00203652"/>
    <w:rsid w:val="00204C93"/>
    <w:rsid w:val="0020608F"/>
    <w:rsid w:val="00220653"/>
    <w:rsid w:val="00224A39"/>
    <w:rsid w:val="0023658F"/>
    <w:rsid w:val="002410B8"/>
    <w:rsid w:val="002433A8"/>
    <w:rsid w:val="00244A89"/>
    <w:rsid w:val="00276A06"/>
    <w:rsid w:val="002921FD"/>
    <w:rsid w:val="002A242A"/>
    <w:rsid w:val="002B50D4"/>
    <w:rsid w:val="002C5013"/>
    <w:rsid w:val="002D13EC"/>
    <w:rsid w:val="002F4649"/>
    <w:rsid w:val="00300130"/>
    <w:rsid w:val="00300A20"/>
    <w:rsid w:val="00310FE2"/>
    <w:rsid w:val="00311512"/>
    <w:rsid w:val="00343052"/>
    <w:rsid w:val="003466EA"/>
    <w:rsid w:val="00352571"/>
    <w:rsid w:val="00353F9E"/>
    <w:rsid w:val="00355947"/>
    <w:rsid w:val="003573D8"/>
    <w:rsid w:val="003812AE"/>
    <w:rsid w:val="00382398"/>
    <w:rsid w:val="0039013F"/>
    <w:rsid w:val="003B19F7"/>
    <w:rsid w:val="003B276E"/>
    <w:rsid w:val="003B4C43"/>
    <w:rsid w:val="003B70C1"/>
    <w:rsid w:val="003D2290"/>
    <w:rsid w:val="003D22F5"/>
    <w:rsid w:val="003E023D"/>
    <w:rsid w:val="003E2E34"/>
    <w:rsid w:val="003E327F"/>
    <w:rsid w:val="004012AB"/>
    <w:rsid w:val="00403223"/>
    <w:rsid w:val="00405B76"/>
    <w:rsid w:val="004121C1"/>
    <w:rsid w:val="00416022"/>
    <w:rsid w:val="00417C1D"/>
    <w:rsid w:val="00422DF7"/>
    <w:rsid w:val="00424325"/>
    <w:rsid w:val="0043328F"/>
    <w:rsid w:val="00443C98"/>
    <w:rsid w:val="00461A04"/>
    <w:rsid w:val="00465FDE"/>
    <w:rsid w:val="0047022E"/>
    <w:rsid w:val="004720B8"/>
    <w:rsid w:val="00491072"/>
    <w:rsid w:val="004A1957"/>
    <w:rsid w:val="004A6757"/>
    <w:rsid w:val="004D0D63"/>
    <w:rsid w:val="004D1939"/>
    <w:rsid w:val="004D5255"/>
    <w:rsid w:val="004E39ED"/>
    <w:rsid w:val="004E3B6C"/>
    <w:rsid w:val="0050217E"/>
    <w:rsid w:val="005053C8"/>
    <w:rsid w:val="005055CF"/>
    <w:rsid w:val="00510A45"/>
    <w:rsid w:val="0051261F"/>
    <w:rsid w:val="00530EB6"/>
    <w:rsid w:val="00555A60"/>
    <w:rsid w:val="00564889"/>
    <w:rsid w:val="00567E7D"/>
    <w:rsid w:val="0057183C"/>
    <w:rsid w:val="00572ADB"/>
    <w:rsid w:val="0058595F"/>
    <w:rsid w:val="005A1522"/>
    <w:rsid w:val="005A6442"/>
    <w:rsid w:val="005B3AE5"/>
    <w:rsid w:val="005B3F82"/>
    <w:rsid w:val="005D36C5"/>
    <w:rsid w:val="005D5A42"/>
    <w:rsid w:val="005E65F0"/>
    <w:rsid w:val="005F5773"/>
    <w:rsid w:val="00605CE1"/>
    <w:rsid w:val="00613012"/>
    <w:rsid w:val="006144E6"/>
    <w:rsid w:val="00615FAA"/>
    <w:rsid w:val="0062648A"/>
    <w:rsid w:val="00627CF5"/>
    <w:rsid w:val="00640897"/>
    <w:rsid w:val="00650F53"/>
    <w:rsid w:val="0065558F"/>
    <w:rsid w:val="006556B5"/>
    <w:rsid w:val="00655D7D"/>
    <w:rsid w:val="00664F97"/>
    <w:rsid w:val="00670DC0"/>
    <w:rsid w:val="00686F6C"/>
    <w:rsid w:val="006958E9"/>
    <w:rsid w:val="006A32F2"/>
    <w:rsid w:val="006B428C"/>
    <w:rsid w:val="006C1272"/>
    <w:rsid w:val="006C5C70"/>
    <w:rsid w:val="006D44A0"/>
    <w:rsid w:val="006E3876"/>
    <w:rsid w:val="006F1F7F"/>
    <w:rsid w:val="006F30F4"/>
    <w:rsid w:val="00703483"/>
    <w:rsid w:val="00716C69"/>
    <w:rsid w:val="00726769"/>
    <w:rsid w:val="00734AFB"/>
    <w:rsid w:val="0073520C"/>
    <w:rsid w:val="00746453"/>
    <w:rsid w:val="00747D31"/>
    <w:rsid w:val="00756808"/>
    <w:rsid w:val="007650E2"/>
    <w:rsid w:val="00786E92"/>
    <w:rsid w:val="00790D0C"/>
    <w:rsid w:val="007943D2"/>
    <w:rsid w:val="007A7825"/>
    <w:rsid w:val="007B63C2"/>
    <w:rsid w:val="007B6C22"/>
    <w:rsid w:val="007C162A"/>
    <w:rsid w:val="007C763F"/>
    <w:rsid w:val="007E1B7E"/>
    <w:rsid w:val="007F4ED1"/>
    <w:rsid w:val="00801139"/>
    <w:rsid w:val="008217FD"/>
    <w:rsid w:val="00821D8F"/>
    <w:rsid w:val="0082298B"/>
    <w:rsid w:val="00830F01"/>
    <w:rsid w:val="008476E2"/>
    <w:rsid w:val="0085227B"/>
    <w:rsid w:val="00863197"/>
    <w:rsid w:val="00871AFB"/>
    <w:rsid w:val="00871CB5"/>
    <w:rsid w:val="008729E8"/>
    <w:rsid w:val="00873A66"/>
    <w:rsid w:val="008831AD"/>
    <w:rsid w:val="00891B17"/>
    <w:rsid w:val="00891C86"/>
    <w:rsid w:val="008A2EF7"/>
    <w:rsid w:val="008B052A"/>
    <w:rsid w:val="008C2FF3"/>
    <w:rsid w:val="008C657E"/>
    <w:rsid w:val="008D0D12"/>
    <w:rsid w:val="008D18F9"/>
    <w:rsid w:val="008D29E4"/>
    <w:rsid w:val="008E22E7"/>
    <w:rsid w:val="008F22C0"/>
    <w:rsid w:val="008F6416"/>
    <w:rsid w:val="009014DE"/>
    <w:rsid w:val="0093088B"/>
    <w:rsid w:val="009323B7"/>
    <w:rsid w:val="00933194"/>
    <w:rsid w:val="009358DB"/>
    <w:rsid w:val="0094516C"/>
    <w:rsid w:val="00961800"/>
    <w:rsid w:val="009657E6"/>
    <w:rsid w:val="00966046"/>
    <w:rsid w:val="00970A74"/>
    <w:rsid w:val="00974DE4"/>
    <w:rsid w:val="00976B2D"/>
    <w:rsid w:val="0098403D"/>
    <w:rsid w:val="00992842"/>
    <w:rsid w:val="009B0EA9"/>
    <w:rsid w:val="009D1E22"/>
    <w:rsid w:val="009D6D52"/>
    <w:rsid w:val="009E23DD"/>
    <w:rsid w:val="009F048A"/>
    <w:rsid w:val="009F38B4"/>
    <w:rsid w:val="00A03D02"/>
    <w:rsid w:val="00A06569"/>
    <w:rsid w:val="00A168C6"/>
    <w:rsid w:val="00A3008F"/>
    <w:rsid w:val="00A33578"/>
    <w:rsid w:val="00A4222D"/>
    <w:rsid w:val="00A42D8E"/>
    <w:rsid w:val="00A44579"/>
    <w:rsid w:val="00A52563"/>
    <w:rsid w:val="00A53A2B"/>
    <w:rsid w:val="00A6210C"/>
    <w:rsid w:val="00A6290F"/>
    <w:rsid w:val="00A70F31"/>
    <w:rsid w:val="00A72885"/>
    <w:rsid w:val="00A76389"/>
    <w:rsid w:val="00A81327"/>
    <w:rsid w:val="00A8485C"/>
    <w:rsid w:val="00AB330B"/>
    <w:rsid w:val="00AC13DF"/>
    <w:rsid w:val="00AC1F9A"/>
    <w:rsid w:val="00AD0ED5"/>
    <w:rsid w:val="00AD373D"/>
    <w:rsid w:val="00AE5C93"/>
    <w:rsid w:val="00B0266B"/>
    <w:rsid w:val="00B109DA"/>
    <w:rsid w:val="00B1679E"/>
    <w:rsid w:val="00B25CC1"/>
    <w:rsid w:val="00B3085E"/>
    <w:rsid w:val="00B31D75"/>
    <w:rsid w:val="00B51988"/>
    <w:rsid w:val="00B67738"/>
    <w:rsid w:val="00B746F6"/>
    <w:rsid w:val="00B7590C"/>
    <w:rsid w:val="00B81403"/>
    <w:rsid w:val="00B933F0"/>
    <w:rsid w:val="00B9612B"/>
    <w:rsid w:val="00BB4DA9"/>
    <w:rsid w:val="00BB6F9F"/>
    <w:rsid w:val="00BB78B9"/>
    <w:rsid w:val="00C004E2"/>
    <w:rsid w:val="00C10493"/>
    <w:rsid w:val="00C13E3C"/>
    <w:rsid w:val="00C22DFA"/>
    <w:rsid w:val="00C256E8"/>
    <w:rsid w:val="00C33A16"/>
    <w:rsid w:val="00C53CBD"/>
    <w:rsid w:val="00C808FC"/>
    <w:rsid w:val="00C87E67"/>
    <w:rsid w:val="00C910D5"/>
    <w:rsid w:val="00C95272"/>
    <w:rsid w:val="00C971A6"/>
    <w:rsid w:val="00CC267D"/>
    <w:rsid w:val="00CD0DAD"/>
    <w:rsid w:val="00CD47AD"/>
    <w:rsid w:val="00CD50E9"/>
    <w:rsid w:val="00CD7CDD"/>
    <w:rsid w:val="00D11FCA"/>
    <w:rsid w:val="00D20853"/>
    <w:rsid w:val="00D224A6"/>
    <w:rsid w:val="00D37EBA"/>
    <w:rsid w:val="00D42A53"/>
    <w:rsid w:val="00D42DEA"/>
    <w:rsid w:val="00D82666"/>
    <w:rsid w:val="00D9264F"/>
    <w:rsid w:val="00D943E6"/>
    <w:rsid w:val="00D94BED"/>
    <w:rsid w:val="00DB5E90"/>
    <w:rsid w:val="00DB6F0F"/>
    <w:rsid w:val="00DC3594"/>
    <w:rsid w:val="00DC5088"/>
    <w:rsid w:val="00DD465F"/>
    <w:rsid w:val="00E12DC3"/>
    <w:rsid w:val="00E3092E"/>
    <w:rsid w:val="00E32703"/>
    <w:rsid w:val="00E338FA"/>
    <w:rsid w:val="00E37646"/>
    <w:rsid w:val="00E502EC"/>
    <w:rsid w:val="00E52E86"/>
    <w:rsid w:val="00E56897"/>
    <w:rsid w:val="00E650BC"/>
    <w:rsid w:val="00E75151"/>
    <w:rsid w:val="00E846A1"/>
    <w:rsid w:val="00E90D24"/>
    <w:rsid w:val="00E9732B"/>
    <w:rsid w:val="00EA5B02"/>
    <w:rsid w:val="00EB59A6"/>
    <w:rsid w:val="00EC1D88"/>
    <w:rsid w:val="00EC3095"/>
    <w:rsid w:val="00EC3DE2"/>
    <w:rsid w:val="00EC43E7"/>
    <w:rsid w:val="00EC514F"/>
    <w:rsid w:val="00ED28C0"/>
    <w:rsid w:val="00ED2FD2"/>
    <w:rsid w:val="00EF6911"/>
    <w:rsid w:val="00F04CAA"/>
    <w:rsid w:val="00F04EFF"/>
    <w:rsid w:val="00F0644F"/>
    <w:rsid w:val="00F11830"/>
    <w:rsid w:val="00F205F5"/>
    <w:rsid w:val="00F30AD5"/>
    <w:rsid w:val="00F353CE"/>
    <w:rsid w:val="00F407FD"/>
    <w:rsid w:val="00F43032"/>
    <w:rsid w:val="00F5439E"/>
    <w:rsid w:val="00F60508"/>
    <w:rsid w:val="00F6526B"/>
    <w:rsid w:val="00F934D8"/>
    <w:rsid w:val="00F94A90"/>
    <w:rsid w:val="00FA3DB7"/>
    <w:rsid w:val="00FC2F6A"/>
    <w:rsid w:val="00FD6D9A"/>
    <w:rsid w:val="00FE09B7"/>
    <w:rsid w:val="00FE60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A42"/>
  </w:style>
  <w:style w:type="paragraph" w:styleId="Heading1">
    <w:name w:val="heading 1"/>
    <w:basedOn w:val="Normal"/>
    <w:next w:val="Normal"/>
    <w:link w:val="Heading1Char"/>
    <w:uiPriority w:val="9"/>
    <w:qFormat/>
    <w:rsid w:val="00747D3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A2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A2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A89"/>
    <w:pPr>
      <w:keepNext/>
      <w:keepLines/>
      <w:numPr>
        <w:ilvl w:val="3"/>
        <w:numId w:val="3"/>
      </w:numPr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A8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A8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A8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A8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A8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D31"/>
  </w:style>
  <w:style w:type="paragraph" w:styleId="Footer">
    <w:name w:val="footer"/>
    <w:basedOn w:val="Normal"/>
    <w:link w:val="Foot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D31"/>
  </w:style>
  <w:style w:type="character" w:customStyle="1" w:styleId="Heading1Char">
    <w:name w:val="Heading 1 Char"/>
    <w:basedOn w:val="DefaultParagraphFont"/>
    <w:link w:val="Heading1"/>
    <w:uiPriority w:val="9"/>
    <w:rsid w:val="00747D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7D31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13E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3A2B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A2B"/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4A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A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A8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A8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E2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2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23D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16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6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67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79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9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semiHidden/>
    <w:unhideWhenUsed/>
    <w:rsid w:val="00F04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B81403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976B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B109DA"/>
    <w:pPr>
      <w:spacing w:after="0"/>
    </w:pPr>
  </w:style>
  <w:style w:type="character" w:customStyle="1" w:styleId="QuoteChar">
    <w:name w:val="Quote Char"/>
    <w:basedOn w:val="DefaultParagraphFont"/>
    <w:link w:val="Quote"/>
    <w:uiPriority w:val="29"/>
    <w:rsid w:val="00976B2D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76B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831A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Texto">
    <w:name w:val="Texto"/>
    <w:basedOn w:val="NoSpacing"/>
    <w:link w:val="TextoChar"/>
    <w:qFormat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character" w:customStyle="1" w:styleId="TextoChar">
    <w:name w:val="Texto Char"/>
    <w:link w:val="Texto"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paragraph" w:styleId="NoSpacing">
    <w:name w:val="No Spacing"/>
    <w:uiPriority w:val="1"/>
    <w:qFormat/>
    <w:rsid w:val="005F577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D11FC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D44A0"/>
    <w:pPr>
      <w:spacing w:after="100"/>
      <w:ind w:left="880"/>
    </w:pPr>
  </w:style>
  <w:style w:type="paragraph" w:styleId="Revision">
    <w:name w:val="Revision"/>
    <w:hidden/>
    <w:uiPriority w:val="99"/>
    <w:semiHidden/>
    <w:rsid w:val="0039013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2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314017\Desktop\PUC%20-%20Projeto%20Final\Projeto%20Final%20-%20DentRio%20-%20v3.2.docx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D56548-B50B-4967-B35B-18089B36EB36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B3E223D-6310-4323-880B-1AA3926F884A}">
      <dgm:prSet phldrT="[Text]"/>
      <dgm:spPr/>
      <dgm:t>
        <a:bodyPr/>
        <a:lstStyle/>
        <a:p>
          <a:pPr algn="ctr"/>
          <a:r>
            <a:rPr lang="pt-BR"/>
            <a:t>2 Sócios</a:t>
          </a:r>
        </a:p>
      </dgm:t>
    </dgm:pt>
    <dgm:pt modelId="{985E7358-4CFD-4402-849D-C4624163DBC8}" type="par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D9D09838-2E1B-42E4-AC4E-2B368F4B4B3E}" type="sib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25CC516C-10E8-4281-A375-F4E9F2E208C6}" type="asst">
      <dgm:prSet phldrT="[Text]"/>
      <dgm:spPr/>
      <dgm:t>
        <a:bodyPr/>
        <a:lstStyle/>
        <a:p>
          <a:pPr algn="ctr"/>
          <a:r>
            <a:rPr lang="pt-BR"/>
            <a:t>2 Ortodontistas</a:t>
          </a:r>
        </a:p>
      </dgm:t>
    </dgm:pt>
    <dgm:pt modelId="{D4834008-C0F9-42A9-AB99-8354D17635AF}" type="sib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BC8B6C0C-8F46-432E-9476-2B6F253F0A2D}" type="par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82720F63-44E3-4B15-BB94-F19F5991414D}" type="asst">
      <dgm:prSet phldrT="[Text]"/>
      <dgm:spPr/>
      <dgm:t>
        <a:bodyPr/>
        <a:lstStyle/>
        <a:p>
          <a:pPr algn="ctr"/>
          <a:r>
            <a:rPr lang="pt-BR"/>
            <a:t>2 Endodontista</a:t>
          </a:r>
        </a:p>
      </dgm:t>
    </dgm:pt>
    <dgm:pt modelId="{DF6968B3-198C-41AA-9918-B88C70297910}" type="par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221257A1-4190-4553-A28E-AD3ABFDD7318}" type="sib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0A96FF7B-24AA-4C9B-B4CD-14FCC6E0D395}" type="asst">
      <dgm:prSet phldrT="[Text]"/>
      <dgm:spPr/>
      <dgm:t>
        <a:bodyPr/>
        <a:lstStyle/>
        <a:p>
          <a:pPr algn="ctr"/>
          <a:r>
            <a:rPr lang="pt-BR"/>
            <a:t>2 Secretárias</a:t>
          </a:r>
        </a:p>
      </dgm:t>
    </dgm:pt>
    <dgm:pt modelId="{CE35F099-E567-401F-ADB5-51726B42AFCA}" type="par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60274ED3-A0BE-4BCA-8E83-098DE905634F}" type="sib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42D40672-64C5-4383-BF63-F0CADE8DD38B}" type="pres">
      <dgm:prSet presAssocID="{78D56548-B50B-4967-B35B-18089B36EB3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6305D6FB-D056-4480-8441-0FDD929C02BF}" type="pres">
      <dgm:prSet presAssocID="{9B3E223D-6310-4323-880B-1AA3926F884A}" presName="hierRoot1" presStyleCnt="0"/>
      <dgm:spPr/>
    </dgm:pt>
    <dgm:pt modelId="{918DCDE5-047E-42C1-A097-1589B84DAF0F}" type="pres">
      <dgm:prSet presAssocID="{9B3E223D-6310-4323-880B-1AA3926F884A}" presName="composite" presStyleCnt="0"/>
      <dgm:spPr/>
    </dgm:pt>
    <dgm:pt modelId="{A9979A00-47B5-45D6-B2A0-55054A5357DB}" type="pres">
      <dgm:prSet presAssocID="{9B3E223D-6310-4323-880B-1AA3926F884A}" presName="background" presStyleLbl="node0" presStyleIdx="0" presStyleCnt="1"/>
      <dgm:spPr/>
    </dgm:pt>
    <dgm:pt modelId="{E23D0AE3-40D4-40A9-81A8-46734FA3B19F}" type="pres">
      <dgm:prSet presAssocID="{9B3E223D-6310-4323-880B-1AA3926F884A}" presName="text" presStyleLbl="fgAcc0" presStyleIdx="0" presStyleCnt="1" custLinFactNeighborX="9911" custLinFactNeighborY="-7999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6132234-6BE8-4770-8D41-14903B9BA2BC}" type="pres">
      <dgm:prSet presAssocID="{9B3E223D-6310-4323-880B-1AA3926F884A}" presName="hierChild2" presStyleCnt="0"/>
      <dgm:spPr/>
    </dgm:pt>
    <dgm:pt modelId="{BCEC802C-837C-4C9F-87F9-8C09C616DE57}" type="pres">
      <dgm:prSet presAssocID="{BC8B6C0C-8F46-432E-9476-2B6F253F0A2D}" presName="Name10" presStyleLbl="parChTrans1D2" presStyleIdx="0" presStyleCnt="3"/>
      <dgm:spPr/>
      <dgm:t>
        <a:bodyPr/>
        <a:lstStyle/>
        <a:p>
          <a:endParaRPr lang="pt-BR"/>
        </a:p>
      </dgm:t>
    </dgm:pt>
    <dgm:pt modelId="{0A570113-C5D4-4A5D-A099-ABBC0DB90C9C}" type="pres">
      <dgm:prSet presAssocID="{25CC516C-10E8-4281-A375-F4E9F2E208C6}" presName="hierRoot2" presStyleCnt="0"/>
      <dgm:spPr/>
    </dgm:pt>
    <dgm:pt modelId="{F13085A2-1E0B-400E-AE7B-3F38FA7FA2E2}" type="pres">
      <dgm:prSet presAssocID="{25CC516C-10E8-4281-A375-F4E9F2E208C6}" presName="composite2" presStyleCnt="0"/>
      <dgm:spPr/>
    </dgm:pt>
    <dgm:pt modelId="{26B1BB1C-7A58-4EC8-9D5D-785BEC18DD05}" type="pres">
      <dgm:prSet presAssocID="{25CC516C-10E8-4281-A375-F4E9F2E208C6}" presName="background2" presStyleLbl="asst1" presStyleIdx="0" presStyleCnt="3"/>
      <dgm:spPr/>
    </dgm:pt>
    <dgm:pt modelId="{10532B53-0995-4034-A4C6-FD662E4591FE}" type="pres">
      <dgm:prSet presAssocID="{25CC516C-10E8-4281-A375-F4E9F2E208C6}" presName="text2" presStyleLbl="fgAcc2" presStyleIdx="0" presStyleCnt="3" custScaleX="134092" custScaleY="75544" custLinFactNeighborX="38783" custLinFactNeighborY="-4071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41D0BB7-DAA7-4267-AE0F-C9F62A20E8E9}" type="pres">
      <dgm:prSet presAssocID="{25CC516C-10E8-4281-A375-F4E9F2E208C6}" presName="hierChild3" presStyleCnt="0"/>
      <dgm:spPr/>
    </dgm:pt>
    <dgm:pt modelId="{2C0895F8-5A56-4E50-91C5-56517CEB4F9E}" type="pres">
      <dgm:prSet presAssocID="{DF6968B3-198C-41AA-9918-B88C70297910}" presName="Name10" presStyleLbl="parChTrans1D2" presStyleIdx="1" presStyleCnt="3"/>
      <dgm:spPr/>
      <dgm:t>
        <a:bodyPr/>
        <a:lstStyle/>
        <a:p>
          <a:endParaRPr lang="pt-BR"/>
        </a:p>
      </dgm:t>
    </dgm:pt>
    <dgm:pt modelId="{06CC313F-48E5-4F7E-B3EA-96BB2F00C93C}" type="pres">
      <dgm:prSet presAssocID="{82720F63-44E3-4B15-BB94-F19F5991414D}" presName="hierRoot2" presStyleCnt="0"/>
      <dgm:spPr/>
    </dgm:pt>
    <dgm:pt modelId="{FEEC9C05-E672-494C-B967-6CF08E223CC1}" type="pres">
      <dgm:prSet presAssocID="{82720F63-44E3-4B15-BB94-F19F5991414D}" presName="composite2" presStyleCnt="0"/>
      <dgm:spPr/>
    </dgm:pt>
    <dgm:pt modelId="{C7D6DB4F-EFA1-4891-BA4A-F7951645A1DA}" type="pres">
      <dgm:prSet presAssocID="{82720F63-44E3-4B15-BB94-F19F5991414D}" presName="background2" presStyleLbl="asst1" presStyleIdx="1" presStyleCnt="3"/>
      <dgm:spPr/>
    </dgm:pt>
    <dgm:pt modelId="{A66309B2-973B-458E-BE53-7CEBC1808194}" type="pres">
      <dgm:prSet presAssocID="{82720F63-44E3-4B15-BB94-F19F5991414D}" presName="text2" presStyleLbl="fgAcc2" presStyleIdx="1" presStyleCnt="3" custScaleX="138844" custScaleY="72256" custLinFactX="41142" custLinFactNeighborX="100000" custLinFactNeighborY="-4091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59A985E-7971-48C0-ABC4-6340C5327118}" type="pres">
      <dgm:prSet presAssocID="{82720F63-44E3-4B15-BB94-F19F5991414D}" presName="hierChild3" presStyleCnt="0"/>
      <dgm:spPr/>
    </dgm:pt>
    <dgm:pt modelId="{59253433-20ED-4E05-90AD-1EE0A9BFCF18}" type="pres">
      <dgm:prSet presAssocID="{CE35F099-E567-401F-ADB5-51726B42AFCA}" presName="Name10" presStyleLbl="parChTrans1D2" presStyleIdx="2" presStyleCnt="3"/>
      <dgm:spPr/>
      <dgm:t>
        <a:bodyPr/>
        <a:lstStyle/>
        <a:p>
          <a:endParaRPr lang="pt-BR"/>
        </a:p>
      </dgm:t>
    </dgm:pt>
    <dgm:pt modelId="{B68286EB-8692-4305-814F-9233AAD5CF54}" type="pres">
      <dgm:prSet presAssocID="{0A96FF7B-24AA-4C9B-B4CD-14FCC6E0D395}" presName="hierRoot2" presStyleCnt="0"/>
      <dgm:spPr/>
    </dgm:pt>
    <dgm:pt modelId="{531AA2F4-F8AD-4300-99E7-6A195A16D947}" type="pres">
      <dgm:prSet presAssocID="{0A96FF7B-24AA-4C9B-B4CD-14FCC6E0D395}" presName="composite2" presStyleCnt="0"/>
      <dgm:spPr/>
    </dgm:pt>
    <dgm:pt modelId="{00AD6105-A961-4BA3-BB26-C1ADFDC87AD3}" type="pres">
      <dgm:prSet presAssocID="{0A96FF7B-24AA-4C9B-B4CD-14FCC6E0D395}" presName="background2" presStyleLbl="asst1" presStyleIdx="2" presStyleCnt="3"/>
      <dgm:spPr/>
    </dgm:pt>
    <dgm:pt modelId="{09A18483-BB0D-45C4-A3D0-BE6024AE1381}" type="pres">
      <dgm:prSet presAssocID="{0A96FF7B-24AA-4C9B-B4CD-14FCC6E0D395}" presName="text2" presStyleLbl="fgAcc2" presStyleIdx="2" presStyleCnt="3" custScaleX="140352" custLinFactX="-49452" custLinFactY="17788" custLinFactNeighborX="-100000" custLinFactNeighborY="10000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EF3F40-C0BD-43E3-9BAC-58EEFDC0834B}" type="pres">
      <dgm:prSet presAssocID="{0A96FF7B-24AA-4C9B-B4CD-14FCC6E0D395}" presName="hierChild3" presStyleCnt="0"/>
      <dgm:spPr/>
    </dgm:pt>
  </dgm:ptLst>
  <dgm:cxnLst>
    <dgm:cxn modelId="{2B408263-0C2C-49F9-A9B5-9D1A25ABD7BB}" type="presOf" srcId="{BC8B6C0C-8F46-432E-9476-2B6F253F0A2D}" destId="{BCEC802C-837C-4C9F-87F9-8C09C616DE57}" srcOrd="0" destOrd="0" presId="urn:microsoft.com/office/officeart/2005/8/layout/hierarchy1"/>
    <dgm:cxn modelId="{5E7B75A3-E364-4C43-8F4E-61967BB805D0}" type="presOf" srcId="{DF6968B3-198C-41AA-9918-B88C70297910}" destId="{2C0895F8-5A56-4E50-91C5-56517CEB4F9E}" srcOrd="0" destOrd="0" presId="urn:microsoft.com/office/officeart/2005/8/layout/hierarchy1"/>
    <dgm:cxn modelId="{C6EAFB2C-8D39-44F9-9D75-8AED4F144DBC}" type="presOf" srcId="{9B3E223D-6310-4323-880B-1AA3926F884A}" destId="{E23D0AE3-40D4-40A9-81A8-46734FA3B19F}" srcOrd="0" destOrd="0" presId="urn:microsoft.com/office/officeart/2005/8/layout/hierarchy1"/>
    <dgm:cxn modelId="{D7CB6BDA-4418-46C7-BEB9-D3D5B0ECC974}" srcId="{9B3E223D-6310-4323-880B-1AA3926F884A}" destId="{25CC516C-10E8-4281-A375-F4E9F2E208C6}" srcOrd="0" destOrd="0" parTransId="{BC8B6C0C-8F46-432E-9476-2B6F253F0A2D}" sibTransId="{D4834008-C0F9-42A9-AB99-8354D17635AF}"/>
    <dgm:cxn modelId="{60A85E87-D64A-44EA-B845-69952BFDF61D}" srcId="{9B3E223D-6310-4323-880B-1AA3926F884A}" destId="{82720F63-44E3-4B15-BB94-F19F5991414D}" srcOrd="1" destOrd="0" parTransId="{DF6968B3-198C-41AA-9918-B88C70297910}" sibTransId="{221257A1-4190-4553-A28E-AD3ABFDD7318}"/>
    <dgm:cxn modelId="{5BE4E620-0896-45F7-9F46-1FA1E49FB808}" type="presOf" srcId="{82720F63-44E3-4B15-BB94-F19F5991414D}" destId="{A66309B2-973B-458E-BE53-7CEBC1808194}" srcOrd="0" destOrd="0" presId="urn:microsoft.com/office/officeart/2005/8/layout/hierarchy1"/>
    <dgm:cxn modelId="{E1ACEF25-EE1C-428D-8B9F-10C990637EDF}" srcId="{78D56548-B50B-4967-B35B-18089B36EB36}" destId="{9B3E223D-6310-4323-880B-1AA3926F884A}" srcOrd="0" destOrd="0" parTransId="{985E7358-4CFD-4402-849D-C4624163DBC8}" sibTransId="{D9D09838-2E1B-42E4-AC4E-2B368F4B4B3E}"/>
    <dgm:cxn modelId="{1A16B879-B828-4C81-9373-8A7880ABDB49}" type="presOf" srcId="{25CC516C-10E8-4281-A375-F4E9F2E208C6}" destId="{10532B53-0995-4034-A4C6-FD662E4591FE}" srcOrd="0" destOrd="0" presId="urn:microsoft.com/office/officeart/2005/8/layout/hierarchy1"/>
    <dgm:cxn modelId="{31D25EBD-C02B-4BB5-B445-9BE9CE10AE26}" srcId="{9B3E223D-6310-4323-880B-1AA3926F884A}" destId="{0A96FF7B-24AA-4C9B-B4CD-14FCC6E0D395}" srcOrd="2" destOrd="0" parTransId="{CE35F099-E567-401F-ADB5-51726B42AFCA}" sibTransId="{60274ED3-A0BE-4BCA-8E83-098DE905634F}"/>
    <dgm:cxn modelId="{580742DC-B300-44E8-A9AD-D29270409FF3}" type="presOf" srcId="{78D56548-B50B-4967-B35B-18089B36EB36}" destId="{42D40672-64C5-4383-BF63-F0CADE8DD38B}" srcOrd="0" destOrd="0" presId="urn:microsoft.com/office/officeart/2005/8/layout/hierarchy1"/>
    <dgm:cxn modelId="{34097AA0-AAAF-4AE4-8EE6-B7D512750676}" type="presOf" srcId="{0A96FF7B-24AA-4C9B-B4CD-14FCC6E0D395}" destId="{09A18483-BB0D-45C4-A3D0-BE6024AE1381}" srcOrd="0" destOrd="0" presId="urn:microsoft.com/office/officeart/2005/8/layout/hierarchy1"/>
    <dgm:cxn modelId="{969EDCDE-FC43-44FD-98EF-254365AD7B5C}" type="presOf" srcId="{CE35F099-E567-401F-ADB5-51726B42AFCA}" destId="{59253433-20ED-4E05-90AD-1EE0A9BFCF18}" srcOrd="0" destOrd="0" presId="urn:microsoft.com/office/officeart/2005/8/layout/hierarchy1"/>
    <dgm:cxn modelId="{437D0FF2-FC66-4C1F-80CE-DC4362B9CE28}" type="presParOf" srcId="{42D40672-64C5-4383-BF63-F0CADE8DD38B}" destId="{6305D6FB-D056-4480-8441-0FDD929C02BF}" srcOrd="0" destOrd="0" presId="urn:microsoft.com/office/officeart/2005/8/layout/hierarchy1"/>
    <dgm:cxn modelId="{5AE87ECC-9148-481E-B440-EF7090795680}" type="presParOf" srcId="{6305D6FB-D056-4480-8441-0FDD929C02BF}" destId="{918DCDE5-047E-42C1-A097-1589B84DAF0F}" srcOrd="0" destOrd="0" presId="urn:microsoft.com/office/officeart/2005/8/layout/hierarchy1"/>
    <dgm:cxn modelId="{7D4D0586-7293-4421-8901-610632035011}" type="presParOf" srcId="{918DCDE5-047E-42C1-A097-1589B84DAF0F}" destId="{A9979A00-47B5-45D6-B2A0-55054A5357DB}" srcOrd="0" destOrd="0" presId="urn:microsoft.com/office/officeart/2005/8/layout/hierarchy1"/>
    <dgm:cxn modelId="{E151372C-5D87-49F1-8FCE-FDCBE8A21D40}" type="presParOf" srcId="{918DCDE5-047E-42C1-A097-1589B84DAF0F}" destId="{E23D0AE3-40D4-40A9-81A8-46734FA3B19F}" srcOrd="1" destOrd="0" presId="urn:microsoft.com/office/officeart/2005/8/layout/hierarchy1"/>
    <dgm:cxn modelId="{62A60522-5CA7-4874-8C1E-BDB045180C8F}" type="presParOf" srcId="{6305D6FB-D056-4480-8441-0FDD929C02BF}" destId="{E6132234-6BE8-4770-8D41-14903B9BA2BC}" srcOrd="1" destOrd="0" presId="urn:microsoft.com/office/officeart/2005/8/layout/hierarchy1"/>
    <dgm:cxn modelId="{4D81D196-08D7-4172-8167-413A07C0F0A2}" type="presParOf" srcId="{E6132234-6BE8-4770-8D41-14903B9BA2BC}" destId="{BCEC802C-837C-4C9F-87F9-8C09C616DE57}" srcOrd="0" destOrd="0" presId="urn:microsoft.com/office/officeart/2005/8/layout/hierarchy1"/>
    <dgm:cxn modelId="{DD6895A7-FA06-4710-830B-560B43C979B7}" type="presParOf" srcId="{E6132234-6BE8-4770-8D41-14903B9BA2BC}" destId="{0A570113-C5D4-4A5D-A099-ABBC0DB90C9C}" srcOrd="1" destOrd="0" presId="urn:microsoft.com/office/officeart/2005/8/layout/hierarchy1"/>
    <dgm:cxn modelId="{9FDBFB3A-4668-4C95-A084-089DE864B3F4}" type="presParOf" srcId="{0A570113-C5D4-4A5D-A099-ABBC0DB90C9C}" destId="{F13085A2-1E0B-400E-AE7B-3F38FA7FA2E2}" srcOrd="0" destOrd="0" presId="urn:microsoft.com/office/officeart/2005/8/layout/hierarchy1"/>
    <dgm:cxn modelId="{01DA16BE-18C8-4899-87B9-FEE3940BF208}" type="presParOf" srcId="{F13085A2-1E0B-400E-AE7B-3F38FA7FA2E2}" destId="{26B1BB1C-7A58-4EC8-9D5D-785BEC18DD05}" srcOrd="0" destOrd="0" presId="urn:microsoft.com/office/officeart/2005/8/layout/hierarchy1"/>
    <dgm:cxn modelId="{50253A61-B329-45D5-8A08-24D52DA4DCB3}" type="presParOf" srcId="{F13085A2-1E0B-400E-AE7B-3F38FA7FA2E2}" destId="{10532B53-0995-4034-A4C6-FD662E4591FE}" srcOrd="1" destOrd="0" presId="urn:microsoft.com/office/officeart/2005/8/layout/hierarchy1"/>
    <dgm:cxn modelId="{26E42AE8-073A-4162-BED4-810C677DA51D}" type="presParOf" srcId="{0A570113-C5D4-4A5D-A099-ABBC0DB90C9C}" destId="{241D0BB7-DAA7-4267-AE0F-C9F62A20E8E9}" srcOrd="1" destOrd="0" presId="urn:microsoft.com/office/officeart/2005/8/layout/hierarchy1"/>
    <dgm:cxn modelId="{150F2EF0-E979-46F6-AD2A-7F42BABD7D6C}" type="presParOf" srcId="{E6132234-6BE8-4770-8D41-14903B9BA2BC}" destId="{2C0895F8-5A56-4E50-91C5-56517CEB4F9E}" srcOrd="2" destOrd="0" presId="urn:microsoft.com/office/officeart/2005/8/layout/hierarchy1"/>
    <dgm:cxn modelId="{F67A4E87-25DD-41C5-AF92-96ACE85A5862}" type="presParOf" srcId="{E6132234-6BE8-4770-8D41-14903B9BA2BC}" destId="{06CC313F-48E5-4F7E-B3EA-96BB2F00C93C}" srcOrd="3" destOrd="0" presId="urn:microsoft.com/office/officeart/2005/8/layout/hierarchy1"/>
    <dgm:cxn modelId="{B68C721A-D39E-4AC6-8BC5-7B1095D0AB32}" type="presParOf" srcId="{06CC313F-48E5-4F7E-B3EA-96BB2F00C93C}" destId="{FEEC9C05-E672-494C-B967-6CF08E223CC1}" srcOrd="0" destOrd="0" presId="urn:microsoft.com/office/officeart/2005/8/layout/hierarchy1"/>
    <dgm:cxn modelId="{D4E15C60-0A58-450C-9B3F-D1111CA2729C}" type="presParOf" srcId="{FEEC9C05-E672-494C-B967-6CF08E223CC1}" destId="{C7D6DB4F-EFA1-4891-BA4A-F7951645A1DA}" srcOrd="0" destOrd="0" presId="urn:microsoft.com/office/officeart/2005/8/layout/hierarchy1"/>
    <dgm:cxn modelId="{74C571C2-8966-493F-A8E6-0CEAECC16584}" type="presParOf" srcId="{FEEC9C05-E672-494C-B967-6CF08E223CC1}" destId="{A66309B2-973B-458E-BE53-7CEBC1808194}" srcOrd="1" destOrd="0" presId="urn:microsoft.com/office/officeart/2005/8/layout/hierarchy1"/>
    <dgm:cxn modelId="{39C95C00-E892-4DD6-89C8-20EC040B6110}" type="presParOf" srcId="{06CC313F-48E5-4F7E-B3EA-96BB2F00C93C}" destId="{759A985E-7971-48C0-ABC4-6340C5327118}" srcOrd="1" destOrd="0" presId="urn:microsoft.com/office/officeart/2005/8/layout/hierarchy1"/>
    <dgm:cxn modelId="{E87E36AB-DD52-45B3-8866-821AB9A8BE87}" type="presParOf" srcId="{E6132234-6BE8-4770-8D41-14903B9BA2BC}" destId="{59253433-20ED-4E05-90AD-1EE0A9BFCF18}" srcOrd="4" destOrd="0" presId="urn:microsoft.com/office/officeart/2005/8/layout/hierarchy1"/>
    <dgm:cxn modelId="{3FC2CA32-B6DA-42C0-9038-B415C31B5B39}" type="presParOf" srcId="{E6132234-6BE8-4770-8D41-14903B9BA2BC}" destId="{B68286EB-8692-4305-814F-9233AAD5CF54}" srcOrd="5" destOrd="0" presId="urn:microsoft.com/office/officeart/2005/8/layout/hierarchy1"/>
    <dgm:cxn modelId="{CD0EB463-674B-4862-825F-398EBC2F428B}" type="presParOf" srcId="{B68286EB-8692-4305-814F-9233AAD5CF54}" destId="{531AA2F4-F8AD-4300-99E7-6A195A16D947}" srcOrd="0" destOrd="0" presId="urn:microsoft.com/office/officeart/2005/8/layout/hierarchy1"/>
    <dgm:cxn modelId="{16000241-93EA-4FC7-83A7-3D9747E3CD74}" type="presParOf" srcId="{531AA2F4-F8AD-4300-99E7-6A195A16D947}" destId="{00AD6105-A961-4BA3-BB26-C1ADFDC87AD3}" srcOrd="0" destOrd="0" presId="urn:microsoft.com/office/officeart/2005/8/layout/hierarchy1"/>
    <dgm:cxn modelId="{FACEB72B-066B-48F4-B800-1A8D26847FBA}" type="presParOf" srcId="{531AA2F4-F8AD-4300-99E7-6A195A16D947}" destId="{09A18483-BB0D-45C4-A3D0-BE6024AE1381}" srcOrd="1" destOrd="0" presId="urn:microsoft.com/office/officeart/2005/8/layout/hierarchy1"/>
    <dgm:cxn modelId="{195E4078-04B7-403C-90E0-FBAE6871806E}" type="presParOf" srcId="{B68286EB-8692-4305-814F-9233AAD5CF54}" destId="{50EF3F40-C0BD-43E3-9BAC-58EEFDC0834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9253433-20ED-4E05-90AD-1EE0A9BFCF18}">
      <dsp:nvSpPr>
        <dsp:cNvPr id="0" name=""/>
        <dsp:cNvSpPr/>
      </dsp:nvSpPr>
      <dsp:spPr>
        <a:xfrm>
          <a:off x="2508354" y="1310977"/>
          <a:ext cx="91440" cy="1657928"/>
        </a:xfrm>
        <a:custGeom>
          <a:avLst/>
          <a:gdLst/>
          <a:ahLst/>
          <a:cxnLst/>
          <a:rect l="0" t="0" r="0" b="0"/>
          <a:pathLst>
            <a:path>
              <a:moveTo>
                <a:pt x="52931" y="0"/>
              </a:moveTo>
              <a:lnTo>
                <a:pt x="52931" y="1558629"/>
              </a:lnTo>
              <a:lnTo>
                <a:pt x="45720" y="1558629"/>
              </a:lnTo>
              <a:lnTo>
                <a:pt x="45720" y="16579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895F8-5A56-4E50-91C5-56517CEB4F9E}">
      <dsp:nvSpPr>
        <dsp:cNvPr id="0" name=""/>
        <dsp:cNvSpPr/>
      </dsp:nvSpPr>
      <dsp:spPr>
        <a:xfrm>
          <a:off x="2561285" y="1310977"/>
          <a:ext cx="1373111" cy="577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8444"/>
              </a:lnTo>
              <a:lnTo>
                <a:pt x="1373111" y="478444"/>
              </a:lnTo>
              <a:lnTo>
                <a:pt x="1373111" y="577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C802C-837C-4C9F-87F9-8C09C616DE57}">
      <dsp:nvSpPr>
        <dsp:cNvPr id="0" name=""/>
        <dsp:cNvSpPr/>
      </dsp:nvSpPr>
      <dsp:spPr>
        <a:xfrm>
          <a:off x="1136217" y="1310977"/>
          <a:ext cx="1425068" cy="579057"/>
        </a:xfrm>
        <a:custGeom>
          <a:avLst/>
          <a:gdLst/>
          <a:ahLst/>
          <a:cxnLst/>
          <a:rect l="0" t="0" r="0" b="0"/>
          <a:pathLst>
            <a:path>
              <a:moveTo>
                <a:pt x="1425068" y="0"/>
              </a:moveTo>
              <a:lnTo>
                <a:pt x="1425068" y="479757"/>
              </a:lnTo>
              <a:lnTo>
                <a:pt x="0" y="479757"/>
              </a:lnTo>
              <a:lnTo>
                <a:pt x="0" y="579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79A00-47B5-45D6-B2A0-55054A5357DB}">
      <dsp:nvSpPr>
        <dsp:cNvPr id="0" name=""/>
        <dsp:cNvSpPr/>
      </dsp:nvSpPr>
      <dsp:spPr>
        <a:xfrm>
          <a:off x="2025337" y="630322"/>
          <a:ext cx="1071897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23D0AE3-40D4-40A9-81A8-46734FA3B19F}">
      <dsp:nvSpPr>
        <dsp:cNvPr id="0" name=""/>
        <dsp:cNvSpPr/>
      </dsp:nvSpPr>
      <dsp:spPr>
        <a:xfrm>
          <a:off x="2144436" y="743467"/>
          <a:ext cx="1071897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Sócios</a:t>
          </a:r>
        </a:p>
      </dsp:txBody>
      <dsp:txXfrm>
        <a:off x="2144436" y="743467"/>
        <a:ext cx="1071897" cy="680654"/>
      </dsp:txXfrm>
    </dsp:sp>
    <dsp:sp modelId="{26B1BB1C-7A58-4EC8-9D5D-785BEC18DD05}">
      <dsp:nvSpPr>
        <dsp:cNvPr id="0" name=""/>
        <dsp:cNvSpPr/>
      </dsp:nvSpPr>
      <dsp:spPr>
        <a:xfrm>
          <a:off x="417553" y="1890034"/>
          <a:ext cx="1437328" cy="5141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0532B53-0995-4034-A4C6-FD662E4591FE}">
      <dsp:nvSpPr>
        <dsp:cNvPr id="0" name=""/>
        <dsp:cNvSpPr/>
      </dsp:nvSpPr>
      <dsp:spPr>
        <a:xfrm>
          <a:off x="536652" y="2003179"/>
          <a:ext cx="1437328" cy="5141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Ortodontistas</a:t>
          </a:r>
        </a:p>
      </dsp:txBody>
      <dsp:txXfrm>
        <a:off x="536652" y="2003179"/>
        <a:ext cx="1437328" cy="514193"/>
      </dsp:txXfrm>
    </dsp:sp>
    <dsp:sp modelId="{C7D6DB4F-EFA1-4891-BA4A-F7951645A1DA}">
      <dsp:nvSpPr>
        <dsp:cNvPr id="0" name=""/>
        <dsp:cNvSpPr/>
      </dsp:nvSpPr>
      <dsp:spPr>
        <a:xfrm>
          <a:off x="3190264" y="1888720"/>
          <a:ext cx="1488265" cy="49181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66309B2-973B-458E-BE53-7CEBC1808194}">
      <dsp:nvSpPr>
        <dsp:cNvPr id="0" name=""/>
        <dsp:cNvSpPr/>
      </dsp:nvSpPr>
      <dsp:spPr>
        <a:xfrm>
          <a:off x="3309364" y="2001865"/>
          <a:ext cx="1488265" cy="4918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Endodontista</a:t>
          </a:r>
        </a:p>
      </dsp:txBody>
      <dsp:txXfrm>
        <a:off x="3309364" y="2001865"/>
        <a:ext cx="1488265" cy="491813"/>
      </dsp:txXfrm>
    </dsp:sp>
    <dsp:sp modelId="{00AD6105-A961-4BA3-BB26-C1ADFDC87AD3}">
      <dsp:nvSpPr>
        <dsp:cNvPr id="0" name=""/>
        <dsp:cNvSpPr/>
      </dsp:nvSpPr>
      <dsp:spPr>
        <a:xfrm>
          <a:off x="1801859" y="2968906"/>
          <a:ext cx="1504429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9A18483-BB0D-45C4-A3D0-BE6024AE1381}">
      <dsp:nvSpPr>
        <dsp:cNvPr id="0" name=""/>
        <dsp:cNvSpPr/>
      </dsp:nvSpPr>
      <dsp:spPr>
        <a:xfrm>
          <a:off x="1920959" y="3082051"/>
          <a:ext cx="1504429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Secretárias</a:t>
          </a:r>
        </a:p>
      </dsp:txBody>
      <dsp:txXfrm>
        <a:off x="1920959" y="3082051"/>
        <a:ext cx="1504429" cy="680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F0FBA-5E41-43BD-B455-DF1DA225F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60</Pages>
  <Words>9731</Words>
  <Characters>52549</Characters>
  <Application>Microsoft Office Word</Application>
  <DocSecurity>0</DocSecurity>
  <Lines>437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62156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314017</cp:lastModifiedBy>
  <cp:revision>20</cp:revision>
  <dcterms:created xsi:type="dcterms:W3CDTF">2014-08-28T15:04:00Z</dcterms:created>
  <dcterms:modified xsi:type="dcterms:W3CDTF">2014-10-02T22:09:00Z</dcterms:modified>
</cp:coreProperties>
</file>